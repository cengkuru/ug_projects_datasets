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45C12" w14:textId="77777777" w:rsidR="00666956" w:rsidRPr="00AD2D56" w:rsidRDefault="00F957A5" w:rsidP="00AD2D56">
      <w:pPr>
        <w:spacing w:line="360" w:lineRule="auto"/>
        <w:jc w:val="center"/>
        <w:rPr>
          <w:rFonts w:ascii="Arial" w:hAnsi="Arial" w:cs="Arial"/>
          <w:b/>
          <w:sz w:val="22"/>
          <w:szCs w:val="22"/>
        </w:rPr>
      </w:pPr>
      <w:r w:rsidRPr="00AD2D56">
        <w:rPr>
          <w:rFonts w:ascii="Arial" w:hAnsi="Arial" w:cs="Arial"/>
          <w:noProof/>
          <w:sz w:val="22"/>
          <w:szCs w:val="22"/>
          <w:lang w:val="en-US"/>
        </w:rPr>
        <w:drawing>
          <wp:inline distT="0" distB="0" distL="0" distR="0" wp14:anchorId="741704D5" wp14:editId="3221595D">
            <wp:extent cx="4213225" cy="1204595"/>
            <wp:effectExtent l="0" t="0" r="8255" b="14605"/>
            <wp:docPr id="5" name="Picture 5"/>
            <wp:cNvGraphicFramePr/>
            <a:graphic xmlns:a="http://schemas.openxmlformats.org/drawingml/2006/main">
              <a:graphicData uri="http://schemas.openxmlformats.org/drawingml/2006/picture">
                <pic:pic xmlns:pic="http://schemas.openxmlformats.org/drawingml/2006/picture">
                  <pic:nvPicPr>
                    <pic:cNvPr id="5" name="image3.jpg"/>
                    <pic:cNvPicPr preferRelativeResize="0"/>
                  </pic:nvPicPr>
                  <pic:blipFill>
                    <a:blip r:embed="rId9"/>
                    <a:srcRect/>
                    <a:stretch>
                      <a:fillRect/>
                    </a:stretch>
                  </pic:blipFill>
                  <pic:spPr>
                    <a:xfrm>
                      <a:off x="0" y="0"/>
                      <a:ext cx="4213856" cy="1204744"/>
                    </a:xfrm>
                    <a:prstGeom prst="rect">
                      <a:avLst/>
                    </a:prstGeom>
                  </pic:spPr>
                </pic:pic>
              </a:graphicData>
            </a:graphic>
          </wp:inline>
        </w:drawing>
      </w:r>
    </w:p>
    <w:p w14:paraId="7FACEC89" w14:textId="77777777" w:rsidR="00666956" w:rsidRPr="00AD2D56" w:rsidRDefault="00666956" w:rsidP="00057158">
      <w:pPr>
        <w:spacing w:line="360" w:lineRule="auto"/>
        <w:jc w:val="both"/>
        <w:rPr>
          <w:rFonts w:ascii="Arial" w:hAnsi="Arial" w:cs="Arial"/>
          <w:b/>
          <w:sz w:val="22"/>
          <w:szCs w:val="22"/>
        </w:rPr>
      </w:pPr>
    </w:p>
    <w:p w14:paraId="27FB4758" w14:textId="77777777" w:rsidR="00666956" w:rsidRPr="00AD2D56" w:rsidRDefault="00666956" w:rsidP="00057158">
      <w:pPr>
        <w:jc w:val="both"/>
        <w:rPr>
          <w:rFonts w:ascii="Arial" w:eastAsia="SimSun" w:hAnsi="Arial" w:cs="Arial"/>
          <w:sz w:val="22"/>
          <w:szCs w:val="22"/>
        </w:rPr>
      </w:pPr>
    </w:p>
    <w:p w14:paraId="6DECD34F" w14:textId="77777777" w:rsidR="00666956" w:rsidRPr="00AD2D56" w:rsidRDefault="00666956" w:rsidP="00057158">
      <w:pPr>
        <w:jc w:val="both"/>
        <w:rPr>
          <w:rFonts w:ascii="Arial" w:eastAsia="SimSun" w:hAnsi="Arial" w:cs="Arial"/>
          <w:sz w:val="22"/>
          <w:szCs w:val="22"/>
        </w:rPr>
      </w:pPr>
    </w:p>
    <w:p w14:paraId="31735D75" w14:textId="77777777" w:rsidR="00666956" w:rsidRPr="00AD2D56" w:rsidRDefault="00666956" w:rsidP="00057158">
      <w:pPr>
        <w:jc w:val="both"/>
        <w:rPr>
          <w:rFonts w:ascii="Arial" w:eastAsia="SimSun" w:hAnsi="Arial" w:cs="Arial"/>
          <w:sz w:val="22"/>
          <w:szCs w:val="22"/>
        </w:rPr>
      </w:pPr>
    </w:p>
    <w:p w14:paraId="31D53097" w14:textId="77777777" w:rsidR="00666956" w:rsidRPr="00AD2D56" w:rsidRDefault="00666956" w:rsidP="00057158">
      <w:pPr>
        <w:jc w:val="both"/>
        <w:rPr>
          <w:rFonts w:ascii="Arial" w:eastAsia="SimSun" w:hAnsi="Arial" w:cs="Arial"/>
          <w:sz w:val="22"/>
          <w:szCs w:val="22"/>
        </w:rPr>
      </w:pPr>
    </w:p>
    <w:p w14:paraId="5AB5D796" w14:textId="77777777" w:rsidR="00666956" w:rsidRPr="00AD2D56" w:rsidRDefault="00666956" w:rsidP="00057158">
      <w:pPr>
        <w:jc w:val="both"/>
        <w:rPr>
          <w:rFonts w:ascii="Arial" w:eastAsia="SimSun" w:hAnsi="Arial" w:cs="Arial"/>
          <w:sz w:val="22"/>
          <w:szCs w:val="22"/>
        </w:rPr>
      </w:pPr>
    </w:p>
    <w:p w14:paraId="0D1C8151" w14:textId="77777777" w:rsidR="00666956" w:rsidRPr="00AD2D56" w:rsidRDefault="00666956" w:rsidP="00057158">
      <w:pPr>
        <w:jc w:val="both"/>
        <w:rPr>
          <w:rFonts w:ascii="Arial" w:eastAsia="SimSun" w:hAnsi="Arial" w:cs="Arial"/>
          <w:b/>
          <w:sz w:val="36"/>
          <w:szCs w:val="22"/>
          <w:lang w:eastAsia="zh-CN"/>
        </w:rPr>
      </w:pPr>
    </w:p>
    <w:p w14:paraId="1999C284" w14:textId="753A877C" w:rsidR="00666956" w:rsidRPr="00AD2D56" w:rsidRDefault="00F957A5" w:rsidP="00AD2D56">
      <w:pPr>
        <w:jc w:val="center"/>
        <w:rPr>
          <w:rFonts w:ascii="Arial" w:hAnsi="Arial" w:cs="Arial"/>
          <w:b/>
          <w:sz w:val="36"/>
          <w:szCs w:val="22"/>
          <w:lang w:val="en-US"/>
        </w:rPr>
      </w:pPr>
      <w:r w:rsidRPr="00AD2D56">
        <w:rPr>
          <w:rFonts w:ascii="Arial" w:eastAsia="SimSun" w:hAnsi="Arial" w:cs="Arial"/>
          <w:b/>
          <w:sz w:val="36"/>
          <w:szCs w:val="22"/>
          <w:lang w:val="en-US"/>
        </w:rPr>
        <w:t>SPURING PUBLIC PARTICIPATION THROUGH POWERING REAL TIME INFRASTRUCTURE DISCLOSURE</w:t>
      </w:r>
    </w:p>
    <w:p w14:paraId="3AC7FD5F" w14:textId="77777777" w:rsidR="00666956" w:rsidRPr="00AD2D56" w:rsidRDefault="00666956" w:rsidP="00AD2D56">
      <w:pPr>
        <w:spacing w:line="360" w:lineRule="auto"/>
        <w:jc w:val="center"/>
        <w:rPr>
          <w:rFonts w:ascii="Arial" w:hAnsi="Arial" w:cs="Arial"/>
          <w:b/>
          <w:sz w:val="36"/>
          <w:szCs w:val="22"/>
        </w:rPr>
      </w:pPr>
    </w:p>
    <w:p w14:paraId="255000ED" w14:textId="77777777" w:rsidR="00666956" w:rsidRPr="00AD2D56" w:rsidRDefault="00666956" w:rsidP="00AD2D56">
      <w:pPr>
        <w:spacing w:line="360" w:lineRule="auto"/>
        <w:jc w:val="center"/>
        <w:rPr>
          <w:rFonts w:ascii="Arial" w:hAnsi="Arial" w:cs="Arial"/>
          <w:b/>
          <w:sz w:val="36"/>
          <w:szCs w:val="22"/>
        </w:rPr>
      </w:pPr>
    </w:p>
    <w:p w14:paraId="09404EA8" w14:textId="77777777" w:rsidR="00666956" w:rsidRPr="00AD2D56" w:rsidRDefault="00666956" w:rsidP="00AD2D56">
      <w:pPr>
        <w:spacing w:line="360" w:lineRule="auto"/>
        <w:jc w:val="center"/>
        <w:rPr>
          <w:rFonts w:ascii="Arial" w:hAnsi="Arial" w:cs="Arial"/>
          <w:b/>
          <w:sz w:val="36"/>
          <w:szCs w:val="22"/>
        </w:rPr>
      </w:pPr>
    </w:p>
    <w:p w14:paraId="03162C3F" w14:textId="77777777" w:rsidR="00666956" w:rsidRPr="00AD2D56" w:rsidRDefault="00F957A5" w:rsidP="00AD2D56">
      <w:pPr>
        <w:jc w:val="center"/>
        <w:rPr>
          <w:rFonts w:ascii="Arial" w:eastAsia="SimSun" w:hAnsi="Arial" w:cs="Arial"/>
          <w:b/>
          <w:sz w:val="36"/>
          <w:szCs w:val="22"/>
          <w:lang w:val="en-US"/>
        </w:rPr>
      </w:pPr>
      <w:r w:rsidRPr="00AD2D56">
        <w:rPr>
          <w:rFonts w:ascii="Arial" w:eastAsia="SimSun" w:hAnsi="Arial" w:cs="Arial"/>
          <w:b/>
          <w:sz w:val="36"/>
          <w:szCs w:val="22"/>
          <w:lang w:val="en-US"/>
        </w:rPr>
        <w:t>DATA ANALYTICAL REPORT</w:t>
      </w:r>
    </w:p>
    <w:p w14:paraId="04AC1C9F" w14:textId="77777777" w:rsidR="00666956" w:rsidRPr="00AD2D56" w:rsidRDefault="00666956" w:rsidP="00AD2D56">
      <w:pPr>
        <w:spacing w:line="360" w:lineRule="auto"/>
        <w:jc w:val="center"/>
        <w:rPr>
          <w:rFonts w:ascii="Arial" w:hAnsi="Arial" w:cs="Arial"/>
          <w:b/>
          <w:sz w:val="36"/>
          <w:szCs w:val="22"/>
        </w:rPr>
      </w:pPr>
    </w:p>
    <w:p w14:paraId="59D2A7ED" w14:textId="77777777" w:rsidR="00666956" w:rsidRPr="00AD2D56" w:rsidRDefault="00666956" w:rsidP="00AD2D56">
      <w:pPr>
        <w:jc w:val="center"/>
        <w:rPr>
          <w:rFonts w:ascii="Arial" w:hAnsi="Arial" w:cs="Arial"/>
          <w:b/>
          <w:bCs/>
          <w:sz w:val="22"/>
          <w:szCs w:val="22"/>
          <w:lang w:val="en-US"/>
        </w:rPr>
      </w:pPr>
    </w:p>
    <w:p w14:paraId="2F61D58B" w14:textId="77777777" w:rsidR="007D1FB0" w:rsidRPr="00AD2D56" w:rsidRDefault="007D1FB0" w:rsidP="00AD2D56">
      <w:pPr>
        <w:jc w:val="center"/>
        <w:rPr>
          <w:rFonts w:ascii="Arial" w:hAnsi="Arial" w:cs="Arial"/>
          <w:b/>
          <w:bCs/>
          <w:sz w:val="22"/>
          <w:szCs w:val="22"/>
          <w:lang w:val="en-US"/>
        </w:rPr>
      </w:pPr>
    </w:p>
    <w:p w14:paraId="4567CD4C" w14:textId="77777777" w:rsidR="007D1FB0" w:rsidRPr="00AD2D56" w:rsidRDefault="007D1FB0" w:rsidP="00AD2D56">
      <w:pPr>
        <w:jc w:val="center"/>
        <w:rPr>
          <w:rFonts w:ascii="Arial" w:hAnsi="Arial" w:cs="Arial"/>
          <w:b/>
          <w:bCs/>
          <w:sz w:val="22"/>
          <w:szCs w:val="22"/>
          <w:lang w:val="en-US"/>
        </w:rPr>
      </w:pPr>
    </w:p>
    <w:p w14:paraId="719A0974" w14:textId="77777777" w:rsidR="007D1FB0" w:rsidRPr="00AD2D56" w:rsidRDefault="007D1FB0" w:rsidP="00AD2D56">
      <w:pPr>
        <w:jc w:val="center"/>
        <w:rPr>
          <w:rFonts w:ascii="Arial" w:hAnsi="Arial" w:cs="Arial"/>
          <w:b/>
          <w:bCs/>
          <w:sz w:val="22"/>
          <w:szCs w:val="22"/>
          <w:lang w:val="en-US"/>
        </w:rPr>
      </w:pPr>
    </w:p>
    <w:p w14:paraId="1EE4438B" w14:textId="77777777" w:rsidR="007D1FB0" w:rsidRPr="00AD2D56" w:rsidRDefault="007D1FB0" w:rsidP="00AD2D56">
      <w:pPr>
        <w:jc w:val="center"/>
        <w:rPr>
          <w:rFonts w:ascii="Arial" w:hAnsi="Arial" w:cs="Arial"/>
          <w:b/>
          <w:bCs/>
          <w:sz w:val="22"/>
          <w:szCs w:val="22"/>
          <w:lang w:val="en-US"/>
        </w:rPr>
      </w:pPr>
    </w:p>
    <w:p w14:paraId="69D135B8" w14:textId="009CA536" w:rsidR="007D1FB0" w:rsidRPr="00AD2D56" w:rsidRDefault="007D1FB0" w:rsidP="00AD2D56">
      <w:pPr>
        <w:jc w:val="center"/>
        <w:rPr>
          <w:rFonts w:ascii="Arial" w:hAnsi="Arial" w:cs="Arial"/>
          <w:b/>
          <w:bCs/>
          <w:sz w:val="22"/>
          <w:szCs w:val="22"/>
          <w:lang w:val="en-US"/>
        </w:rPr>
        <w:sectPr w:rsidR="007D1FB0" w:rsidRPr="00AD2D56">
          <w:footerReference w:type="default" r:id="rId10"/>
          <w:pgSz w:w="11906" w:h="16838"/>
          <w:pgMar w:top="1440" w:right="1440" w:bottom="1440" w:left="1440" w:header="708" w:footer="708" w:gutter="0"/>
          <w:cols w:space="708"/>
          <w:docGrid w:linePitch="360"/>
        </w:sectPr>
      </w:pPr>
      <w:r w:rsidRPr="00AD2D56">
        <w:rPr>
          <w:rFonts w:ascii="Arial" w:hAnsi="Arial" w:cs="Arial"/>
          <w:b/>
          <w:bCs/>
          <w:sz w:val="22"/>
          <w:szCs w:val="22"/>
          <w:lang w:val="en-US"/>
        </w:rPr>
        <w:t xml:space="preserve">JUNE 2023 </w:t>
      </w:r>
    </w:p>
    <w:p w14:paraId="0181075D" w14:textId="77777777" w:rsidR="00666956" w:rsidRPr="00AD2D56" w:rsidRDefault="00F957A5" w:rsidP="00057158">
      <w:pPr>
        <w:jc w:val="both"/>
        <w:rPr>
          <w:rFonts w:ascii="Arial" w:hAnsi="Arial" w:cs="Arial"/>
          <w:b/>
          <w:sz w:val="22"/>
          <w:szCs w:val="22"/>
        </w:rPr>
      </w:pPr>
      <w:bookmarkStart w:id="0" w:name="_Toc2695"/>
      <w:bookmarkStart w:id="1" w:name="_Toc15348"/>
      <w:bookmarkStart w:id="2" w:name="_Toc8815"/>
      <w:bookmarkStart w:id="3" w:name="_Toc30591"/>
      <w:r w:rsidRPr="00AD2D56">
        <w:rPr>
          <w:rFonts w:ascii="Arial" w:hAnsi="Arial" w:cs="Arial"/>
          <w:b/>
          <w:sz w:val="22"/>
          <w:szCs w:val="22"/>
        </w:rPr>
        <w:lastRenderedPageBreak/>
        <w:t>ACRONYMS</w:t>
      </w:r>
      <w:bookmarkEnd w:id="0"/>
      <w:bookmarkEnd w:id="1"/>
      <w:bookmarkEnd w:id="2"/>
      <w:bookmarkEnd w:id="3"/>
    </w:p>
    <w:p w14:paraId="4E042592" w14:textId="77777777" w:rsidR="00666956" w:rsidRPr="00AD2D56" w:rsidRDefault="00666956" w:rsidP="00057158">
      <w:pPr>
        <w:jc w:val="both"/>
        <w:rPr>
          <w:rStyle w:val="CommentReference"/>
          <w:rFonts w:ascii="Arial" w:hAnsi="Arial" w:cs="Arial"/>
          <w:b/>
          <w:bCs/>
          <w:sz w:val="22"/>
          <w:szCs w:val="22"/>
          <w:lang w:val="en-US"/>
        </w:rPr>
      </w:pPr>
    </w:p>
    <w:p w14:paraId="10222105" w14:textId="77777777" w:rsidR="00666956" w:rsidRPr="00AD2D56" w:rsidRDefault="00F957A5" w:rsidP="00057158">
      <w:pPr>
        <w:jc w:val="both"/>
        <w:rPr>
          <w:rFonts w:ascii="Arial" w:eastAsia="SimSun" w:hAnsi="Arial" w:cs="Arial"/>
          <w:sz w:val="22"/>
          <w:szCs w:val="22"/>
        </w:rPr>
      </w:pPr>
      <w:r w:rsidRPr="00AD2D56">
        <w:rPr>
          <w:rFonts w:ascii="Arial" w:eastAsia="SimSun" w:hAnsi="Arial" w:cs="Arial"/>
          <w:sz w:val="22"/>
          <w:szCs w:val="22"/>
          <w:lang w:val="en-US" w:eastAsia="zh-CN"/>
        </w:rPr>
        <w:t>CoST</w:t>
      </w:r>
      <w:r w:rsidRPr="00AD2D56">
        <w:rPr>
          <w:rFonts w:ascii="Arial" w:eastAsia="SimSun" w:hAnsi="Arial" w:cs="Arial"/>
          <w:sz w:val="22"/>
          <w:szCs w:val="22"/>
          <w:lang w:val="en-US" w:eastAsia="zh-CN"/>
        </w:rPr>
        <w:tab/>
      </w:r>
      <w:r w:rsidRPr="00AD2D56">
        <w:rPr>
          <w:rFonts w:ascii="Arial" w:eastAsia="SimSun" w:hAnsi="Arial" w:cs="Arial"/>
          <w:sz w:val="22"/>
          <w:szCs w:val="22"/>
          <w:lang w:val="en-US" w:eastAsia="zh-CN"/>
        </w:rPr>
        <w:tab/>
      </w:r>
      <w:r w:rsidRPr="00AD2D56">
        <w:rPr>
          <w:rFonts w:ascii="Arial" w:eastAsia="SimSun" w:hAnsi="Arial" w:cs="Arial"/>
          <w:sz w:val="22"/>
          <w:szCs w:val="22"/>
          <w:lang w:val="en-GB" w:eastAsia="zh-CN"/>
        </w:rPr>
        <w:t>T</w:t>
      </w:r>
      <w:r w:rsidRPr="00AD2D56">
        <w:rPr>
          <w:rFonts w:ascii="Arial" w:eastAsia="SimSun" w:hAnsi="Arial" w:cs="Arial"/>
          <w:sz w:val="22"/>
          <w:szCs w:val="22"/>
          <w:lang w:eastAsia="zh-CN"/>
        </w:rPr>
        <w:t>he</w:t>
      </w:r>
      <w:r w:rsidRPr="00AD2D56">
        <w:rPr>
          <w:rFonts w:ascii="Arial" w:eastAsia="SimSun" w:hAnsi="Arial" w:cs="Arial"/>
          <w:sz w:val="22"/>
          <w:szCs w:val="22"/>
        </w:rPr>
        <w:t xml:space="preserve"> Infrastructure Transparency Initiative</w:t>
      </w:r>
    </w:p>
    <w:p w14:paraId="085966A1"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FY</w:t>
      </w:r>
      <w:r w:rsidRPr="00AD2D56">
        <w:rPr>
          <w:rFonts w:ascii="Arial" w:hAnsi="Arial" w:cs="Arial"/>
          <w:sz w:val="22"/>
          <w:szCs w:val="22"/>
        </w:rPr>
        <w:tab/>
      </w:r>
      <w:r w:rsidRPr="00AD2D56">
        <w:rPr>
          <w:rFonts w:ascii="Arial" w:hAnsi="Arial" w:cs="Arial"/>
          <w:sz w:val="22"/>
          <w:szCs w:val="22"/>
        </w:rPr>
        <w:tab/>
        <w:t>Financial Year</w:t>
      </w:r>
      <w:r w:rsidRPr="00AD2D56">
        <w:rPr>
          <w:rFonts w:ascii="Arial" w:hAnsi="Arial" w:cs="Arial"/>
          <w:sz w:val="22"/>
          <w:szCs w:val="22"/>
        </w:rPr>
        <w:tab/>
      </w:r>
    </w:p>
    <w:p w14:paraId="68C2EF99"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GOU</w:t>
      </w:r>
      <w:r w:rsidRPr="00AD2D56">
        <w:rPr>
          <w:rFonts w:ascii="Arial" w:hAnsi="Arial" w:cs="Arial"/>
          <w:sz w:val="22"/>
          <w:szCs w:val="22"/>
        </w:rPr>
        <w:tab/>
      </w:r>
      <w:r w:rsidRPr="00AD2D56">
        <w:rPr>
          <w:rFonts w:ascii="Arial" w:hAnsi="Arial" w:cs="Arial"/>
          <w:sz w:val="22"/>
          <w:szCs w:val="22"/>
        </w:rPr>
        <w:tab/>
        <w:t>Government of Uganda</w:t>
      </w:r>
    </w:p>
    <w:p w14:paraId="196EBADE"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GPP</w:t>
      </w:r>
      <w:r w:rsidRPr="00AD2D56">
        <w:rPr>
          <w:rFonts w:ascii="Arial" w:hAnsi="Arial" w:cs="Arial"/>
          <w:sz w:val="22"/>
          <w:szCs w:val="22"/>
        </w:rPr>
        <w:tab/>
      </w:r>
      <w:r w:rsidRPr="00AD2D56">
        <w:rPr>
          <w:rFonts w:ascii="Arial" w:hAnsi="Arial" w:cs="Arial"/>
          <w:sz w:val="22"/>
          <w:szCs w:val="22"/>
        </w:rPr>
        <w:tab/>
        <w:t>Government Procurement Portal</w:t>
      </w:r>
    </w:p>
    <w:p w14:paraId="48039AE8"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LG</w:t>
      </w:r>
      <w:r w:rsidRPr="00AD2D56">
        <w:rPr>
          <w:rFonts w:ascii="Arial" w:hAnsi="Arial" w:cs="Arial"/>
          <w:sz w:val="22"/>
          <w:szCs w:val="22"/>
        </w:rPr>
        <w:tab/>
      </w:r>
      <w:r w:rsidRPr="00AD2D56">
        <w:rPr>
          <w:rFonts w:ascii="Arial" w:hAnsi="Arial" w:cs="Arial"/>
          <w:sz w:val="22"/>
          <w:szCs w:val="22"/>
        </w:rPr>
        <w:tab/>
        <w:t xml:space="preserve">Local Government </w:t>
      </w:r>
    </w:p>
    <w:p w14:paraId="4D5AA254"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MDAs</w:t>
      </w:r>
      <w:r w:rsidRPr="00AD2D56">
        <w:rPr>
          <w:rFonts w:ascii="Arial" w:hAnsi="Arial" w:cs="Arial"/>
          <w:sz w:val="22"/>
          <w:szCs w:val="22"/>
        </w:rPr>
        <w:tab/>
      </w:r>
      <w:r w:rsidRPr="00AD2D56">
        <w:rPr>
          <w:rFonts w:ascii="Arial" w:hAnsi="Arial" w:cs="Arial"/>
          <w:sz w:val="22"/>
          <w:szCs w:val="22"/>
        </w:rPr>
        <w:tab/>
        <w:t xml:space="preserve">Ministries, Departments and Agencies </w:t>
      </w:r>
    </w:p>
    <w:p w14:paraId="29124782" w14:textId="77777777" w:rsidR="00666956" w:rsidRPr="00AD2D56" w:rsidRDefault="00F957A5" w:rsidP="00057158">
      <w:pPr>
        <w:ind w:left="1440" w:hanging="1440"/>
        <w:jc w:val="both"/>
        <w:rPr>
          <w:rFonts w:ascii="Arial" w:hAnsi="Arial" w:cs="Arial"/>
          <w:sz w:val="22"/>
          <w:szCs w:val="22"/>
        </w:rPr>
      </w:pPr>
      <w:r w:rsidRPr="00AD2D56">
        <w:rPr>
          <w:rFonts w:ascii="Arial" w:hAnsi="Arial" w:cs="Arial"/>
          <w:sz w:val="22"/>
          <w:szCs w:val="22"/>
        </w:rPr>
        <w:t>MoFPED</w:t>
      </w:r>
      <w:r w:rsidRPr="00AD2D56">
        <w:rPr>
          <w:rFonts w:ascii="Arial" w:hAnsi="Arial" w:cs="Arial"/>
          <w:sz w:val="22"/>
          <w:szCs w:val="22"/>
        </w:rPr>
        <w:tab/>
      </w:r>
      <w:r w:rsidRPr="00AD2D56">
        <w:rPr>
          <w:rFonts w:ascii="Arial" w:hAnsi="Arial" w:cs="Arial"/>
          <w:sz w:val="22"/>
          <w:szCs w:val="22"/>
          <w:highlight w:val="white"/>
        </w:rPr>
        <w:t>Ministry of Finance, Planning and Economic Development</w:t>
      </w:r>
    </w:p>
    <w:p w14:paraId="3D4E1BA5" w14:textId="77777777" w:rsidR="00666956" w:rsidRPr="00AD2D56" w:rsidRDefault="00F957A5" w:rsidP="00057158">
      <w:pPr>
        <w:jc w:val="both"/>
        <w:rPr>
          <w:rFonts w:ascii="Arial" w:eastAsia="SimSun" w:hAnsi="Arial" w:cs="Arial"/>
          <w:sz w:val="22"/>
          <w:szCs w:val="22"/>
        </w:rPr>
      </w:pPr>
      <w:r w:rsidRPr="00AD2D56">
        <w:rPr>
          <w:rFonts w:ascii="Arial" w:eastAsia="Times New Roman" w:hAnsi="Arial" w:cs="Arial"/>
          <w:sz w:val="22"/>
          <w:szCs w:val="22"/>
          <w:lang w:val="en-US" w:eastAsia="en-GB"/>
        </w:rPr>
        <w:t>OC4IDs</w:t>
      </w:r>
      <w:r w:rsidRPr="00AD2D56">
        <w:rPr>
          <w:rFonts w:ascii="Arial" w:eastAsia="Times New Roman" w:hAnsi="Arial" w:cs="Arial"/>
          <w:sz w:val="22"/>
          <w:szCs w:val="22"/>
          <w:lang w:val="en-US" w:eastAsia="en-GB"/>
        </w:rPr>
        <w:tab/>
      </w:r>
      <w:r w:rsidRPr="00AD2D56">
        <w:rPr>
          <w:rFonts w:ascii="Arial" w:eastAsia="SimSun" w:hAnsi="Arial" w:cs="Arial"/>
          <w:sz w:val="22"/>
          <w:szCs w:val="22"/>
        </w:rPr>
        <w:t>Open Contracting for Infrastructure Data Standard</w:t>
      </w:r>
    </w:p>
    <w:p w14:paraId="7887657A"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PDE</w:t>
      </w:r>
      <w:r w:rsidRPr="00AD2D56">
        <w:rPr>
          <w:rFonts w:ascii="Arial" w:hAnsi="Arial" w:cs="Arial"/>
          <w:sz w:val="22"/>
          <w:szCs w:val="22"/>
        </w:rPr>
        <w:tab/>
      </w:r>
      <w:r w:rsidRPr="00AD2D56">
        <w:rPr>
          <w:rFonts w:ascii="Arial" w:hAnsi="Arial" w:cs="Arial"/>
          <w:sz w:val="22"/>
          <w:szCs w:val="22"/>
        </w:rPr>
        <w:tab/>
        <w:t>Procuring and Disposing Entity</w:t>
      </w:r>
    </w:p>
    <w:p w14:paraId="7D4CDFAB"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P</w:t>
      </w:r>
      <w:r w:rsidRPr="00AD2D56">
        <w:rPr>
          <w:rFonts w:ascii="Arial" w:hAnsi="Arial" w:cs="Arial"/>
          <w:sz w:val="22"/>
          <w:szCs w:val="22"/>
          <w:lang w:val="en-US"/>
        </w:rPr>
        <w:t>D</w:t>
      </w:r>
      <w:r w:rsidRPr="00AD2D56">
        <w:rPr>
          <w:rFonts w:ascii="Arial" w:hAnsi="Arial" w:cs="Arial"/>
          <w:sz w:val="22"/>
          <w:szCs w:val="22"/>
        </w:rPr>
        <w:t>E</w:t>
      </w:r>
      <w:r w:rsidRPr="00AD2D56">
        <w:rPr>
          <w:rFonts w:ascii="Arial" w:hAnsi="Arial" w:cs="Arial"/>
          <w:sz w:val="22"/>
          <w:szCs w:val="22"/>
        </w:rPr>
        <w:tab/>
      </w:r>
      <w:r w:rsidRPr="00AD2D56">
        <w:rPr>
          <w:rFonts w:ascii="Arial" w:hAnsi="Arial" w:cs="Arial"/>
          <w:sz w:val="22"/>
          <w:szCs w:val="22"/>
        </w:rPr>
        <w:tab/>
        <w:t xml:space="preserve">Procuring </w:t>
      </w:r>
      <w:r w:rsidRPr="00AD2D56">
        <w:rPr>
          <w:rFonts w:ascii="Arial" w:hAnsi="Arial" w:cs="Arial"/>
          <w:sz w:val="22"/>
          <w:szCs w:val="22"/>
          <w:lang w:val="en-US"/>
        </w:rPr>
        <w:t xml:space="preserve">and Disposing </w:t>
      </w:r>
      <w:r w:rsidRPr="00AD2D56">
        <w:rPr>
          <w:rFonts w:ascii="Arial" w:hAnsi="Arial" w:cs="Arial"/>
          <w:sz w:val="22"/>
          <w:szCs w:val="22"/>
        </w:rPr>
        <w:t>Entity</w:t>
      </w:r>
    </w:p>
    <w:p w14:paraId="092DA7F9"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PDU</w:t>
      </w:r>
      <w:r w:rsidRPr="00AD2D56">
        <w:rPr>
          <w:rFonts w:ascii="Arial" w:hAnsi="Arial" w:cs="Arial"/>
          <w:sz w:val="22"/>
          <w:szCs w:val="22"/>
        </w:rPr>
        <w:tab/>
      </w:r>
      <w:r w:rsidRPr="00AD2D56">
        <w:rPr>
          <w:rFonts w:ascii="Arial" w:hAnsi="Arial" w:cs="Arial"/>
          <w:sz w:val="22"/>
          <w:szCs w:val="22"/>
        </w:rPr>
        <w:tab/>
        <w:t>Procurement and Disposal Unit</w:t>
      </w:r>
    </w:p>
    <w:p w14:paraId="3791B0E2"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PPDA</w:t>
      </w:r>
      <w:r w:rsidRPr="00AD2D56">
        <w:rPr>
          <w:rFonts w:ascii="Arial" w:hAnsi="Arial" w:cs="Arial"/>
          <w:sz w:val="22"/>
          <w:szCs w:val="22"/>
          <w:lang w:val="en-US"/>
        </w:rPr>
        <w:tab/>
      </w:r>
      <w:r w:rsidRPr="00AD2D56">
        <w:rPr>
          <w:rFonts w:ascii="Arial" w:hAnsi="Arial" w:cs="Arial"/>
          <w:sz w:val="22"/>
          <w:szCs w:val="22"/>
        </w:rPr>
        <w:t xml:space="preserve"> </w:t>
      </w:r>
      <w:r w:rsidRPr="00AD2D56">
        <w:rPr>
          <w:rFonts w:ascii="Arial" w:hAnsi="Arial" w:cs="Arial"/>
          <w:sz w:val="22"/>
          <w:szCs w:val="22"/>
        </w:rPr>
        <w:tab/>
        <w:t>Public Procurement and Disposal of Public Assets Authority</w:t>
      </w:r>
    </w:p>
    <w:p w14:paraId="6B3B9522"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UNRA</w:t>
      </w:r>
      <w:r w:rsidRPr="00AD2D56">
        <w:rPr>
          <w:rFonts w:ascii="Arial" w:hAnsi="Arial" w:cs="Arial"/>
          <w:sz w:val="22"/>
          <w:szCs w:val="22"/>
        </w:rPr>
        <w:tab/>
      </w:r>
      <w:r w:rsidRPr="00AD2D56">
        <w:rPr>
          <w:rFonts w:ascii="Arial" w:hAnsi="Arial" w:cs="Arial"/>
          <w:sz w:val="22"/>
          <w:szCs w:val="22"/>
        </w:rPr>
        <w:tab/>
        <w:t>Uganda National Roads Authority</w:t>
      </w:r>
      <w:r w:rsidRPr="00AD2D56">
        <w:rPr>
          <w:rFonts w:ascii="Arial" w:hAnsi="Arial" w:cs="Arial"/>
          <w:sz w:val="22"/>
          <w:szCs w:val="22"/>
        </w:rPr>
        <w:tab/>
      </w:r>
    </w:p>
    <w:p w14:paraId="67D51AAE" w14:textId="77777777" w:rsidR="00666956" w:rsidRPr="00AD2D56" w:rsidRDefault="00666956" w:rsidP="00057158">
      <w:pPr>
        <w:pStyle w:val="Heading1"/>
        <w:jc w:val="both"/>
        <w:rPr>
          <w:rFonts w:cs="Arial"/>
          <w:b/>
          <w:bCs w:val="0"/>
          <w:color w:val="auto"/>
          <w:sz w:val="22"/>
          <w:szCs w:val="22"/>
          <w:lang w:val="en-US"/>
        </w:rPr>
        <w:sectPr w:rsidR="00666956" w:rsidRPr="00AD2D56">
          <w:footerReference w:type="default" r:id="rId11"/>
          <w:pgSz w:w="11906" w:h="16838"/>
          <w:pgMar w:top="1440" w:right="1440" w:bottom="1440" w:left="1440" w:header="708" w:footer="708" w:gutter="0"/>
          <w:pgNumType w:fmt="upperRoman"/>
          <w:cols w:space="708"/>
          <w:docGrid w:linePitch="360"/>
        </w:sectPr>
      </w:pPr>
    </w:p>
    <w:p w14:paraId="756D839D" w14:textId="77777777" w:rsidR="00666956" w:rsidRPr="00AD2D56" w:rsidRDefault="00F957A5" w:rsidP="00057158">
      <w:pPr>
        <w:pStyle w:val="Heading1"/>
        <w:jc w:val="both"/>
        <w:rPr>
          <w:rFonts w:cs="Arial"/>
          <w:b/>
          <w:bCs w:val="0"/>
          <w:color w:val="auto"/>
          <w:sz w:val="22"/>
          <w:szCs w:val="22"/>
          <w:lang w:val="en-US"/>
        </w:rPr>
      </w:pPr>
      <w:bookmarkStart w:id="4" w:name="_Toc138691214"/>
      <w:r w:rsidRPr="00AD2D56">
        <w:rPr>
          <w:rFonts w:cs="Arial"/>
          <w:b/>
          <w:bCs w:val="0"/>
          <w:color w:val="auto"/>
          <w:sz w:val="22"/>
          <w:szCs w:val="22"/>
          <w:lang w:val="en-US"/>
        </w:rPr>
        <w:lastRenderedPageBreak/>
        <w:t>Acknowledgement</w:t>
      </w:r>
      <w:bookmarkEnd w:id="4"/>
    </w:p>
    <w:p w14:paraId="055F084A" w14:textId="77777777" w:rsidR="00666956" w:rsidRPr="00AD2D56" w:rsidRDefault="00666956" w:rsidP="00057158">
      <w:pPr>
        <w:jc w:val="both"/>
        <w:rPr>
          <w:rFonts w:ascii="Arial" w:hAnsi="Arial" w:cs="Arial"/>
          <w:b/>
          <w:bCs/>
          <w:sz w:val="22"/>
          <w:szCs w:val="22"/>
          <w:lang w:val="en-US"/>
        </w:rPr>
      </w:pPr>
    </w:p>
    <w:p w14:paraId="71110FBC"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r w:rsidRPr="00AD2D56">
        <w:rPr>
          <w:rFonts w:ascii="Arial" w:hAnsi="Arial" w:cs="Arial"/>
          <w:sz w:val="22"/>
          <w:szCs w:val="22"/>
        </w:rPr>
        <w:t xml:space="preserve">CoST Uganda expresses its appreciation to the Government of Uganda through the Ministry of Works and Transport, the Champion of CoST in Uganda, for its stewardship of the programme.  </w:t>
      </w:r>
    </w:p>
    <w:p w14:paraId="604CC847"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0813E4A1" w14:textId="5C744C0E" w:rsidR="00DE5DBD" w:rsidRPr="00AD2D56" w:rsidRDefault="007A45EF" w:rsidP="00057158">
      <w:pPr>
        <w:autoSpaceDE w:val="0"/>
        <w:autoSpaceDN w:val="0"/>
        <w:adjustRightInd w:val="0"/>
        <w:spacing w:line="276" w:lineRule="auto"/>
        <w:jc w:val="both"/>
        <w:rPr>
          <w:rFonts w:ascii="Arial" w:hAnsi="Arial" w:cs="Arial"/>
          <w:sz w:val="22"/>
          <w:szCs w:val="22"/>
          <w:lang w:val="en-GB"/>
        </w:rPr>
      </w:pPr>
      <w:r w:rsidRPr="00AD2D56">
        <w:rPr>
          <w:rFonts w:ascii="Arial" w:hAnsi="Arial" w:cs="Arial"/>
          <w:sz w:val="22"/>
          <w:szCs w:val="22"/>
        </w:rPr>
        <w:t xml:space="preserve">We are also grateful to the Ministry of </w:t>
      </w:r>
      <w:r w:rsidR="00DE5DBD" w:rsidRPr="00AD2D56">
        <w:rPr>
          <w:rFonts w:ascii="Arial" w:hAnsi="Arial" w:cs="Arial"/>
          <w:sz w:val="22"/>
          <w:szCs w:val="22"/>
          <w:lang w:val="en-GB"/>
        </w:rPr>
        <w:t>Finance, Planning and Economic Development and PPDA for enabling us access to the Government Procurement Portal (GPP)</w:t>
      </w:r>
      <w:r w:rsidR="00057158" w:rsidRPr="00AD2D56">
        <w:rPr>
          <w:rFonts w:ascii="Arial" w:hAnsi="Arial" w:cs="Arial"/>
          <w:sz w:val="22"/>
          <w:szCs w:val="22"/>
          <w:lang w:val="en-GB"/>
        </w:rPr>
        <w:t>, discussion on the Electronic Government Procurement Portal (EGP)</w:t>
      </w:r>
      <w:r w:rsidR="00DE5DBD" w:rsidRPr="00AD2D56">
        <w:rPr>
          <w:rFonts w:ascii="Arial" w:hAnsi="Arial" w:cs="Arial"/>
          <w:sz w:val="22"/>
          <w:szCs w:val="22"/>
          <w:lang w:val="en-GB"/>
        </w:rPr>
        <w:t xml:space="preserve"> and engaging in interviews to inform this infrastructure procurement analysis and the design of the Infrastructure Analytical Dashboard. </w:t>
      </w:r>
    </w:p>
    <w:p w14:paraId="48820C46" w14:textId="77777777" w:rsidR="00DE5DBD" w:rsidRPr="00AD2D56" w:rsidRDefault="00DE5DBD" w:rsidP="00057158">
      <w:pPr>
        <w:autoSpaceDE w:val="0"/>
        <w:autoSpaceDN w:val="0"/>
        <w:adjustRightInd w:val="0"/>
        <w:spacing w:line="276" w:lineRule="auto"/>
        <w:jc w:val="both"/>
        <w:rPr>
          <w:rFonts w:ascii="Arial" w:hAnsi="Arial" w:cs="Arial"/>
          <w:sz w:val="22"/>
          <w:szCs w:val="22"/>
          <w:lang w:val="en-GB"/>
        </w:rPr>
      </w:pPr>
    </w:p>
    <w:p w14:paraId="401DA8B4" w14:textId="33A4BD11" w:rsidR="00DE5DBD" w:rsidRPr="00AD2D56" w:rsidRDefault="00DE5DBD" w:rsidP="00057158">
      <w:pPr>
        <w:autoSpaceDE w:val="0"/>
        <w:autoSpaceDN w:val="0"/>
        <w:adjustRightInd w:val="0"/>
        <w:spacing w:line="276" w:lineRule="auto"/>
        <w:jc w:val="both"/>
        <w:rPr>
          <w:rFonts w:ascii="Arial" w:hAnsi="Arial" w:cs="Arial"/>
          <w:sz w:val="22"/>
          <w:szCs w:val="22"/>
          <w:lang w:val="en-GB"/>
        </w:rPr>
      </w:pPr>
      <w:r w:rsidRPr="00AD2D56">
        <w:rPr>
          <w:rFonts w:ascii="Arial" w:hAnsi="Arial" w:cs="Arial"/>
          <w:sz w:val="22"/>
          <w:szCs w:val="22"/>
          <w:lang w:val="en-GB"/>
        </w:rPr>
        <w:t xml:space="preserve">We are indebted to the </w:t>
      </w:r>
      <w:r w:rsidR="00057158" w:rsidRPr="00AD2D56">
        <w:rPr>
          <w:rFonts w:ascii="Arial" w:hAnsi="Arial" w:cs="Arial"/>
          <w:sz w:val="22"/>
          <w:szCs w:val="22"/>
          <w:lang w:val="en-GB"/>
        </w:rPr>
        <w:t xml:space="preserve">United Kingdom’s </w:t>
      </w:r>
      <w:r w:rsidRPr="00AD2D56">
        <w:rPr>
          <w:rFonts w:ascii="Arial" w:hAnsi="Arial" w:cs="Arial"/>
          <w:sz w:val="22"/>
          <w:szCs w:val="22"/>
          <w:lang w:val="en-GB"/>
        </w:rPr>
        <w:t>Foreign Commonwealth</w:t>
      </w:r>
      <w:r w:rsidR="00C7772B" w:rsidRPr="00AD2D56">
        <w:rPr>
          <w:rFonts w:ascii="Arial" w:hAnsi="Arial" w:cs="Arial"/>
          <w:sz w:val="22"/>
          <w:szCs w:val="22"/>
          <w:lang w:val="en-GB"/>
        </w:rPr>
        <w:t xml:space="preserve"> Development Office </w:t>
      </w:r>
      <w:r w:rsidR="00057158" w:rsidRPr="00AD2D56">
        <w:rPr>
          <w:rFonts w:ascii="Arial" w:hAnsi="Arial" w:cs="Arial"/>
          <w:sz w:val="22"/>
          <w:szCs w:val="22"/>
          <w:lang w:val="en-GB"/>
        </w:rPr>
        <w:t xml:space="preserve">(FCDO) </w:t>
      </w:r>
      <w:r w:rsidR="00C7772B" w:rsidRPr="00AD2D56">
        <w:rPr>
          <w:rFonts w:ascii="Arial" w:hAnsi="Arial" w:cs="Arial"/>
          <w:sz w:val="22"/>
          <w:szCs w:val="22"/>
          <w:lang w:val="en-GB"/>
        </w:rPr>
        <w:t xml:space="preserve">through the CoST International Secretariat, without whom this assignment would never have been achieved. We also appreciate our host organization, the Africa Freedom of Information Centre who has provided us all the necessary administrative and financial management support to deliver CoST activities in Uganda. </w:t>
      </w:r>
      <w:r w:rsidR="0023539E" w:rsidRPr="00AD2D56">
        <w:rPr>
          <w:rFonts w:ascii="Arial" w:hAnsi="Arial" w:cs="Arial"/>
          <w:sz w:val="22"/>
          <w:szCs w:val="22"/>
          <w:lang w:val="en-GB"/>
        </w:rPr>
        <w:t xml:space="preserve">Lastly, we </w:t>
      </w:r>
      <w:r w:rsidR="00057158" w:rsidRPr="00AD2D56">
        <w:rPr>
          <w:rFonts w:ascii="Arial" w:hAnsi="Arial" w:cs="Arial"/>
          <w:sz w:val="22"/>
          <w:szCs w:val="22"/>
          <w:lang w:val="en-GB"/>
        </w:rPr>
        <w:t>thank</w:t>
      </w:r>
      <w:r w:rsidR="0023539E" w:rsidRPr="00AD2D56">
        <w:rPr>
          <w:rFonts w:ascii="Arial" w:hAnsi="Arial" w:cs="Arial"/>
          <w:sz w:val="22"/>
          <w:szCs w:val="22"/>
          <w:lang w:val="en-GB"/>
        </w:rPr>
        <w:t xml:space="preserve"> our Resource Team</w:t>
      </w:r>
      <w:r w:rsidR="00057158" w:rsidRPr="00AD2D56">
        <w:rPr>
          <w:rFonts w:ascii="Arial" w:hAnsi="Arial" w:cs="Arial"/>
          <w:sz w:val="22"/>
          <w:szCs w:val="22"/>
          <w:lang w:val="en-GB"/>
        </w:rPr>
        <w:t xml:space="preserve"> </w:t>
      </w:r>
      <w:r w:rsidR="0023539E" w:rsidRPr="00AD2D56">
        <w:rPr>
          <w:rFonts w:ascii="Arial" w:hAnsi="Arial" w:cs="Arial"/>
          <w:sz w:val="22"/>
          <w:szCs w:val="22"/>
          <w:lang w:val="en-GB"/>
        </w:rPr>
        <w:t xml:space="preserve">including </w:t>
      </w:r>
      <w:proofErr w:type="spellStart"/>
      <w:r w:rsidR="0023539E" w:rsidRPr="00AD2D56">
        <w:rPr>
          <w:rFonts w:ascii="Arial" w:hAnsi="Arial" w:cs="Arial"/>
          <w:sz w:val="22"/>
          <w:szCs w:val="22"/>
          <w:lang w:val="en-GB"/>
        </w:rPr>
        <w:t>Dr.</w:t>
      </w:r>
      <w:proofErr w:type="spellEnd"/>
      <w:r w:rsidR="0023539E" w:rsidRPr="00AD2D56">
        <w:rPr>
          <w:rFonts w:ascii="Arial" w:hAnsi="Arial" w:cs="Arial"/>
          <w:sz w:val="22"/>
          <w:szCs w:val="22"/>
          <w:lang w:val="en-GB"/>
        </w:rPr>
        <w:t xml:space="preserve"> Levi </w:t>
      </w:r>
      <w:proofErr w:type="spellStart"/>
      <w:r w:rsidR="0023539E" w:rsidRPr="00AD2D56">
        <w:rPr>
          <w:rFonts w:ascii="Arial" w:hAnsi="Arial" w:cs="Arial"/>
          <w:sz w:val="22"/>
          <w:szCs w:val="22"/>
          <w:lang w:val="en-GB"/>
        </w:rPr>
        <w:t>Kabagambe</w:t>
      </w:r>
      <w:proofErr w:type="spellEnd"/>
      <w:r w:rsidR="0023539E" w:rsidRPr="00AD2D56">
        <w:rPr>
          <w:rFonts w:ascii="Arial" w:hAnsi="Arial" w:cs="Arial"/>
          <w:sz w:val="22"/>
          <w:szCs w:val="22"/>
          <w:lang w:val="en-GB"/>
        </w:rPr>
        <w:t xml:space="preserve">, Mr. Michael Cengkuru </w:t>
      </w:r>
      <w:r w:rsidR="00057158" w:rsidRPr="00AD2D56">
        <w:rPr>
          <w:rFonts w:ascii="Arial" w:hAnsi="Arial" w:cs="Arial"/>
          <w:sz w:val="22"/>
          <w:szCs w:val="22"/>
          <w:lang w:val="en-GB"/>
        </w:rPr>
        <w:t>who produced this report and the analytical tool and, the OC4IDS help desk,</w:t>
      </w:r>
      <w:r w:rsidR="0023539E" w:rsidRPr="00AD2D56">
        <w:rPr>
          <w:rFonts w:ascii="Arial" w:hAnsi="Arial" w:cs="Arial"/>
          <w:sz w:val="22"/>
          <w:szCs w:val="22"/>
          <w:lang w:val="en-GB"/>
        </w:rPr>
        <w:t xml:space="preserve"> </w:t>
      </w:r>
      <w:r w:rsidR="00057158" w:rsidRPr="00AD2D56">
        <w:rPr>
          <w:rFonts w:ascii="Arial" w:hAnsi="Arial" w:cs="Arial"/>
          <w:sz w:val="22"/>
          <w:szCs w:val="22"/>
          <w:lang w:val="en-GB"/>
        </w:rPr>
        <w:t>CoST Team including the OC4IDS help desk, Ms. Evelyn Hernandez,</w:t>
      </w:r>
      <w:r w:rsidR="0023539E" w:rsidRPr="00AD2D56">
        <w:rPr>
          <w:rFonts w:ascii="Arial" w:hAnsi="Arial" w:cs="Arial"/>
          <w:sz w:val="22"/>
          <w:szCs w:val="22"/>
          <w:lang w:val="en-GB"/>
        </w:rPr>
        <w:t xml:space="preserve"> Ms. Olive </w:t>
      </w:r>
      <w:proofErr w:type="spellStart"/>
      <w:r w:rsidR="0023539E" w:rsidRPr="00AD2D56">
        <w:rPr>
          <w:rFonts w:ascii="Arial" w:hAnsi="Arial" w:cs="Arial"/>
          <w:sz w:val="22"/>
          <w:szCs w:val="22"/>
          <w:lang w:val="en-GB"/>
        </w:rPr>
        <w:t>Kabatwairwe</w:t>
      </w:r>
      <w:proofErr w:type="spellEnd"/>
      <w:r w:rsidR="0023539E" w:rsidRPr="00AD2D56">
        <w:rPr>
          <w:rFonts w:ascii="Arial" w:hAnsi="Arial" w:cs="Arial"/>
          <w:sz w:val="22"/>
          <w:szCs w:val="22"/>
          <w:lang w:val="en-GB"/>
        </w:rPr>
        <w:t xml:space="preserve"> and </w:t>
      </w:r>
      <w:r w:rsidR="00057158" w:rsidRPr="00AD2D56">
        <w:rPr>
          <w:rFonts w:ascii="Arial" w:hAnsi="Arial" w:cs="Arial"/>
          <w:sz w:val="22"/>
          <w:szCs w:val="22"/>
          <w:lang w:val="en-GB"/>
        </w:rPr>
        <w:t xml:space="preserve">Mr. </w:t>
      </w:r>
      <w:r w:rsidR="0023539E" w:rsidRPr="00AD2D56">
        <w:rPr>
          <w:rFonts w:ascii="Arial" w:hAnsi="Arial" w:cs="Arial"/>
          <w:sz w:val="22"/>
          <w:szCs w:val="22"/>
          <w:lang w:val="en-GB"/>
        </w:rPr>
        <w:t xml:space="preserve">Geoffrey </w:t>
      </w:r>
      <w:proofErr w:type="spellStart"/>
      <w:r w:rsidR="0023539E" w:rsidRPr="00AD2D56">
        <w:rPr>
          <w:rFonts w:ascii="Arial" w:hAnsi="Arial" w:cs="Arial"/>
          <w:sz w:val="22"/>
          <w:szCs w:val="22"/>
          <w:lang w:val="en-GB"/>
        </w:rPr>
        <w:t>Odong</w:t>
      </w:r>
      <w:proofErr w:type="spellEnd"/>
      <w:r w:rsidR="0023539E" w:rsidRPr="00AD2D56">
        <w:rPr>
          <w:rFonts w:ascii="Arial" w:hAnsi="Arial" w:cs="Arial"/>
          <w:sz w:val="22"/>
          <w:szCs w:val="22"/>
          <w:lang w:val="en-GB"/>
        </w:rPr>
        <w:t xml:space="preserve"> </w:t>
      </w:r>
      <w:r w:rsidR="00057158" w:rsidRPr="00AD2D56">
        <w:rPr>
          <w:rFonts w:ascii="Arial" w:hAnsi="Arial" w:cs="Arial"/>
          <w:sz w:val="22"/>
          <w:szCs w:val="22"/>
          <w:lang w:val="en-GB"/>
        </w:rPr>
        <w:t xml:space="preserve">for reviewing the products. </w:t>
      </w:r>
      <w:r w:rsidR="0023539E" w:rsidRPr="00AD2D56">
        <w:rPr>
          <w:rFonts w:ascii="Arial" w:hAnsi="Arial" w:cs="Arial"/>
          <w:sz w:val="22"/>
          <w:szCs w:val="22"/>
          <w:lang w:val="en-GB"/>
        </w:rPr>
        <w:t xml:space="preserve"> </w:t>
      </w:r>
    </w:p>
    <w:p w14:paraId="50DB0753" w14:textId="77777777" w:rsidR="0023539E" w:rsidRPr="00AD2D56" w:rsidRDefault="0023539E" w:rsidP="00057158">
      <w:pPr>
        <w:autoSpaceDE w:val="0"/>
        <w:autoSpaceDN w:val="0"/>
        <w:adjustRightInd w:val="0"/>
        <w:spacing w:line="276" w:lineRule="auto"/>
        <w:jc w:val="both"/>
        <w:rPr>
          <w:rFonts w:ascii="Arial" w:hAnsi="Arial" w:cs="Arial"/>
          <w:sz w:val="22"/>
          <w:szCs w:val="22"/>
          <w:lang w:val="en-GB"/>
        </w:rPr>
      </w:pPr>
    </w:p>
    <w:p w14:paraId="1FDA093D" w14:textId="6008D737" w:rsidR="0023539E" w:rsidRPr="00AD2D56" w:rsidRDefault="0023539E" w:rsidP="00057158">
      <w:pPr>
        <w:spacing w:line="276" w:lineRule="auto"/>
        <w:jc w:val="both"/>
        <w:rPr>
          <w:rStyle w:val="multiwrap"/>
          <w:rFonts w:ascii="Arial" w:eastAsia="SimSun" w:hAnsi="Arial" w:cs="Arial"/>
          <w:sz w:val="22"/>
          <w:szCs w:val="22"/>
          <w:lang w:val="en-GB" w:eastAsia="zh-CN"/>
        </w:rPr>
      </w:pPr>
      <w:r w:rsidRPr="00AD2D56">
        <w:rPr>
          <w:rStyle w:val="multiwrap"/>
          <w:rFonts w:ascii="Arial" w:hAnsi="Arial" w:cs="Arial"/>
          <w:sz w:val="22"/>
          <w:szCs w:val="22"/>
        </w:rPr>
        <w:t xml:space="preserve">We recognize the value of verifying government data before publication as a critical process of ensuring credibility and validity of information to be consumed by stakeholders and the general public. </w:t>
      </w:r>
      <w:r w:rsidRPr="00AD2D56">
        <w:rPr>
          <w:rStyle w:val="multiwrap"/>
          <w:rFonts w:ascii="Arial" w:hAnsi="Arial" w:cs="Arial"/>
          <w:sz w:val="22"/>
          <w:szCs w:val="22"/>
          <w:lang w:val="en-GB"/>
        </w:rPr>
        <w:t xml:space="preserve">We therefore </w:t>
      </w:r>
      <w:r w:rsidRPr="00AD2D56">
        <w:rPr>
          <w:rStyle w:val="multiwrap"/>
          <w:rFonts w:ascii="Arial" w:hAnsi="Arial" w:cs="Arial"/>
          <w:sz w:val="22"/>
          <w:szCs w:val="22"/>
        </w:rPr>
        <w:t xml:space="preserve">affirm that this report presents correct information as validated by key </w:t>
      </w:r>
      <w:r w:rsidRPr="00AD2D56">
        <w:rPr>
          <w:rStyle w:val="multiwrap"/>
          <w:rFonts w:ascii="Arial" w:hAnsi="Arial" w:cs="Arial"/>
          <w:sz w:val="22"/>
          <w:szCs w:val="22"/>
          <w:lang w:val="en-GB"/>
        </w:rPr>
        <w:t>stakeholders through the interviews undertaken by our Resource Team. We</w:t>
      </w:r>
      <w:r w:rsidRPr="00AD2D56">
        <w:rPr>
          <w:rStyle w:val="multiwrap"/>
          <w:rFonts w:ascii="Arial" w:hAnsi="Arial" w:cs="Arial"/>
          <w:sz w:val="22"/>
          <w:szCs w:val="22"/>
        </w:rPr>
        <w:t xml:space="preserve"> encourage stakeholders and the general public to make good use of the information in this report and for relevant actors to address the recommendations. </w:t>
      </w:r>
    </w:p>
    <w:p w14:paraId="17AABCD6" w14:textId="77777777" w:rsidR="00DE5DBD" w:rsidRPr="00AD2D56" w:rsidRDefault="00DE5DBD" w:rsidP="00057158">
      <w:pPr>
        <w:autoSpaceDE w:val="0"/>
        <w:autoSpaceDN w:val="0"/>
        <w:adjustRightInd w:val="0"/>
        <w:spacing w:line="276" w:lineRule="auto"/>
        <w:jc w:val="both"/>
        <w:rPr>
          <w:rFonts w:ascii="Arial" w:eastAsia="SimSun" w:hAnsi="Arial" w:cs="Arial"/>
          <w:sz w:val="22"/>
          <w:szCs w:val="22"/>
          <w:lang w:eastAsia="zh-CN"/>
        </w:rPr>
      </w:pPr>
    </w:p>
    <w:p w14:paraId="52B754D5" w14:textId="2D6BDF66"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r w:rsidRPr="00AD2D56">
        <w:rPr>
          <w:rFonts w:ascii="Arial" w:hAnsi="Arial" w:cs="Arial"/>
          <w:sz w:val="22"/>
          <w:szCs w:val="22"/>
        </w:rPr>
        <w:t xml:space="preserve">Thank you all for your contributions towards the realization of quality infrastructure, </w:t>
      </w:r>
      <w:r w:rsidR="0023539E" w:rsidRPr="00AD2D56">
        <w:rPr>
          <w:rFonts w:ascii="Arial" w:hAnsi="Arial" w:cs="Arial"/>
          <w:sz w:val="22"/>
          <w:szCs w:val="22"/>
          <w:lang w:val="en-GB"/>
        </w:rPr>
        <w:t xml:space="preserve">a </w:t>
      </w:r>
      <w:r w:rsidRPr="00AD2D56">
        <w:rPr>
          <w:rFonts w:ascii="Arial" w:hAnsi="Arial" w:cs="Arial"/>
          <w:sz w:val="22"/>
          <w:szCs w:val="22"/>
        </w:rPr>
        <w:t>stron</w:t>
      </w:r>
      <w:r w:rsidR="0023539E" w:rsidRPr="00AD2D56">
        <w:rPr>
          <w:rFonts w:ascii="Arial" w:hAnsi="Arial" w:cs="Arial"/>
          <w:sz w:val="22"/>
          <w:szCs w:val="22"/>
        </w:rPr>
        <w:t>ger economy</w:t>
      </w:r>
      <w:r w:rsidRPr="00AD2D56">
        <w:rPr>
          <w:rFonts w:ascii="Arial" w:hAnsi="Arial" w:cs="Arial"/>
          <w:sz w:val="22"/>
          <w:szCs w:val="22"/>
        </w:rPr>
        <w:t xml:space="preserve"> and better lives in Uganda. </w:t>
      </w:r>
    </w:p>
    <w:p w14:paraId="5E3E5EDF"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19CA75A5"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070FEC3F"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08E6F44C"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1F36BF0F"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124C65D0"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17EA9B5B"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1E56ADC7"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7E557C36"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308B2A6A"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65E6F5A7"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686AFD01"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6B78FA6F"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1B2C63D2"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10FE2D8F"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02267842"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18E01D06"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p w14:paraId="128AEF1E" w14:textId="77777777" w:rsidR="007A45EF" w:rsidRPr="00AD2D56" w:rsidRDefault="007A45EF" w:rsidP="00057158">
      <w:pPr>
        <w:autoSpaceDE w:val="0"/>
        <w:autoSpaceDN w:val="0"/>
        <w:adjustRightInd w:val="0"/>
        <w:spacing w:line="276" w:lineRule="auto"/>
        <w:jc w:val="both"/>
        <w:rPr>
          <w:rFonts w:ascii="Arial" w:eastAsia="SimSun" w:hAnsi="Arial" w:cs="Arial"/>
          <w:sz w:val="22"/>
          <w:szCs w:val="22"/>
          <w:lang w:eastAsia="zh-CN"/>
        </w:rPr>
      </w:pPr>
    </w:p>
    <w:bookmarkStart w:id="5" w:name="_Toc138691215" w:displacedByCustomXml="next"/>
    <w:sdt>
      <w:sdtPr>
        <w:rPr>
          <w:rFonts w:eastAsia="SimSun" w:cs="Arial"/>
          <w:b/>
          <w:bCs w:val="0"/>
          <w:color w:val="auto"/>
          <w:sz w:val="22"/>
          <w:szCs w:val="22"/>
          <w:lang w:val="en-US"/>
        </w:rPr>
        <w:id w:val="147472413"/>
        <w15:color w:val="DBDBDB"/>
        <w:docPartObj>
          <w:docPartGallery w:val="Table of Contents"/>
          <w:docPartUnique/>
        </w:docPartObj>
      </w:sdtPr>
      <w:sdtContent>
        <w:p w14:paraId="50C221CE" w14:textId="77777777" w:rsidR="00666956" w:rsidRPr="00AD2D56" w:rsidRDefault="00F957A5" w:rsidP="00057158">
          <w:pPr>
            <w:pStyle w:val="Heading1"/>
            <w:jc w:val="both"/>
            <w:rPr>
              <w:rFonts w:cs="Arial"/>
              <w:b/>
              <w:bCs w:val="0"/>
              <w:color w:val="auto"/>
              <w:sz w:val="22"/>
              <w:szCs w:val="22"/>
              <w:lang w:val="en-US"/>
            </w:rPr>
          </w:pPr>
          <w:r w:rsidRPr="00AD2D56">
            <w:rPr>
              <w:rFonts w:eastAsia="SimSun" w:cs="Arial"/>
              <w:b/>
              <w:bCs w:val="0"/>
              <w:color w:val="auto"/>
              <w:sz w:val="22"/>
              <w:szCs w:val="22"/>
              <w:lang w:val="en-US"/>
            </w:rPr>
            <w:t>TABLE OF CONTENTS</w:t>
          </w:r>
          <w:bookmarkEnd w:id="5"/>
        </w:p>
        <w:p w14:paraId="0E26B2D8" w14:textId="77777777" w:rsidR="00AD2D56" w:rsidRPr="00AD2D56" w:rsidRDefault="00F957A5">
          <w:pPr>
            <w:pStyle w:val="TOC1"/>
            <w:tabs>
              <w:tab w:val="right" w:leader="dot" w:pos="9016"/>
            </w:tabs>
            <w:rPr>
              <w:rFonts w:ascii="Arial" w:eastAsiaTheme="minorEastAsia" w:hAnsi="Arial" w:cs="Arial"/>
              <w:noProof/>
              <w:kern w:val="0"/>
              <w:sz w:val="22"/>
              <w:szCs w:val="22"/>
              <w:lang w:val="en-US"/>
              <w14:ligatures w14:val="none"/>
            </w:rPr>
          </w:pPr>
          <w:r w:rsidRPr="00AD2D56">
            <w:rPr>
              <w:rFonts w:ascii="Arial" w:hAnsi="Arial" w:cs="Arial"/>
              <w:sz w:val="22"/>
              <w:szCs w:val="22"/>
            </w:rPr>
            <w:fldChar w:fldCharType="begin"/>
          </w:r>
          <w:r w:rsidRPr="00AD2D56">
            <w:rPr>
              <w:rFonts w:ascii="Arial" w:hAnsi="Arial" w:cs="Arial"/>
              <w:sz w:val="22"/>
              <w:szCs w:val="22"/>
            </w:rPr>
            <w:instrText xml:space="preserve">TOC \o "1-3" \h \u </w:instrText>
          </w:r>
          <w:r w:rsidRPr="00AD2D56">
            <w:rPr>
              <w:rFonts w:ascii="Arial" w:hAnsi="Arial" w:cs="Arial"/>
              <w:sz w:val="22"/>
              <w:szCs w:val="22"/>
            </w:rPr>
            <w:fldChar w:fldCharType="separate"/>
          </w:r>
          <w:hyperlink w:anchor="_Toc138691214" w:history="1">
            <w:r w:rsidR="00AD2D56" w:rsidRPr="00AD2D56">
              <w:rPr>
                <w:rStyle w:val="Hyperlink"/>
                <w:rFonts w:ascii="Arial" w:hAnsi="Arial" w:cs="Arial"/>
                <w:b/>
                <w:noProof/>
                <w:lang w:val="en-US"/>
              </w:rPr>
              <w:t>Acknowledgement</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_Toc138691214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III</w:t>
            </w:r>
            <w:r w:rsidR="00AD2D56" w:rsidRPr="00AD2D56">
              <w:rPr>
                <w:rFonts w:ascii="Arial" w:hAnsi="Arial" w:cs="Arial"/>
                <w:noProof/>
              </w:rPr>
              <w:fldChar w:fldCharType="end"/>
            </w:r>
          </w:hyperlink>
        </w:p>
        <w:p w14:paraId="7DA7B160" w14:textId="77777777" w:rsidR="00AD2D56" w:rsidRPr="00AD2D56" w:rsidRDefault="00000000">
          <w:pPr>
            <w:pStyle w:val="TOC1"/>
            <w:tabs>
              <w:tab w:val="right" w:leader="dot" w:pos="9016"/>
            </w:tabs>
            <w:rPr>
              <w:rFonts w:ascii="Arial" w:eastAsiaTheme="minorEastAsia" w:hAnsi="Arial" w:cs="Arial"/>
              <w:noProof/>
              <w:kern w:val="0"/>
              <w:sz w:val="22"/>
              <w:szCs w:val="22"/>
              <w:lang w:val="en-US"/>
              <w14:ligatures w14:val="none"/>
            </w:rPr>
          </w:pPr>
          <w:hyperlink w:anchor="_Toc138691215" w:history="1">
            <w:r w:rsidR="00AD2D56" w:rsidRPr="00AD2D56">
              <w:rPr>
                <w:rStyle w:val="Hyperlink"/>
                <w:rFonts w:ascii="Arial" w:eastAsia="SimSun" w:hAnsi="Arial" w:cs="Arial"/>
                <w:b/>
                <w:noProof/>
                <w:lang w:val="en-US"/>
              </w:rPr>
              <w:t>TABLE OF CONTENTS</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_Toc138691215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IV</w:t>
            </w:r>
            <w:r w:rsidR="00AD2D56" w:rsidRPr="00AD2D56">
              <w:rPr>
                <w:rFonts w:ascii="Arial" w:hAnsi="Arial" w:cs="Arial"/>
                <w:noProof/>
              </w:rPr>
              <w:fldChar w:fldCharType="end"/>
            </w:r>
          </w:hyperlink>
        </w:p>
        <w:p w14:paraId="254CB6D3" w14:textId="77777777" w:rsidR="00AD2D56" w:rsidRPr="00AD2D56" w:rsidRDefault="00000000">
          <w:pPr>
            <w:pStyle w:val="TOC1"/>
            <w:tabs>
              <w:tab w:val="right" w:leader="dot" w:pos="9016"/>
            </w:tabs>
            <w:rPr>
              <w:rFonts w:ascii="Arial" w:eastAsiaTheme="minorEastAsia" w:hAnsi="Arial" w:cs="Arial"/>
              <w:noProof/>
              <w:kern w:val="0"/>
              <w:sz w:val="22"/>
              <w:szCs w:val="22"/>
              <w:lang w:val="en-US"/>
              <w14:ligatures w14:val="none"/>
            </w:rPr>
          </w:pPr>
          <w:hyperlink w:anchor="_Toc138691216" w:history="1">
            <w:r w:rsidR="00AD2D56" w:rsidRPr="00AD2D56">
              <w:rPr>
                <w:rStyle w:val="Hyperlink"/>
                <w:rFonts w:ascii="Arial" w:hAnsi="Arial" w:cs="Arial"/>
                <w:b/>
                <w:noProof/>
                <w:lang w:val="en-US"/>
              </w:rPr>
              <w:t>LIST OF TABLES</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_Toc138691216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V</w:t>
            </w:r>
            <w:r w:rsidR="00AD2D56" w:rsidRPr="00AD2D56">
              <w:rPr>
                <w:rFonts w:ascii="Arial" w:hAnsi="Arial" w:cs="Arial"/>
                <w:noProof/>
              </w:rPr>
              <w:fldChar w:fldCharType="end"/>
            </w:r>
          </w:hyperlink>
        </w:p>
        <w:p w14:paraId="0B0E7560" w14:textId="77777777" w:rsidR="00AD2D56" w:rsidRPr="00AD2D56" w:rsidRDefault="00000000">
          <w:pPr>
            <w:pStyle w:val="TOC1"/>
            <w:tabs>
              <w:tab w:val="right" w:leader="dot" w:pos="9016"/>
            </w:tabs>
            <w:rPr>
              <w:rFonts w:ascii="Arial" w:eastAsiaTheme="minorEastAsia" w:hAnsi="Arial" w:cs="Arial"/>
              <w:noProof/>
              <w:kern w:val="0"/>
              <w:sz w:val="22"/>
              <w:szCs w:val="22"/>
              <w:lang w:val="en-US"/>
              <w14:ligatures w14:val="none"/>
            </w:rPr>
          </w:pPr>
          <w:hyperlink w:anchor="_Toc138691217" w:history="1">
            <w:r w:rsidR="00AD2D56" w:rsidRPr="00AD2D56">
              <w:rPr>
                <w:rStyle w:val="Hyperlink"/>
                <w:rFonts w:ascii="Arial" w:hAnsi="Arial" w:cs="Arial"/>
                <w:b/>
                <w:noProof/>
                <w:lang w:val="en-US"/>
              </w:rPr>
              <w:t xml:space="preserve">1.0 </w:t>
            </w:r>
            <w:r w:rsidR="00AD2D56" w:rsidRPr="00AD2D56">
              <w:rPr>
                <w:rStyle w:val="Hyperlink"/>
                <w:rFonts w:ascii="Arial" w:hAnsi="Arial" w:cs="Arial"/>
                <w:b/>
                <w:noProof/>
              </w:rPr>
              <w:t>EXECUTIVE SUMMARY</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_Toc138691217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2</w:t>
            </w:r>
            <w:r w:rsidR="00AD2D56" w:rsidRPr="00AD2D56">
              <w:rPr>
                <w:rFonts w:ascii="Arial" w:hAnsi="Arial" w:cs="Arial"/>
                <w:noProof/>
              </w:rPr>
              <w:fldChar w:fldCharType="end"/>
            </w:r>
          </w:hyperlink>
        </w:p>
        <w:p w14:paraId="44B9AA9B" w14:textId="77777777" w:rsidR="00AD2D56" w:rsidRPr="00AD2D56" w:rsidRDefault="00000000">
          <w:pPr>
            <w:pStyle w:val="TOC1"/>
            <w:tabs>
              <w:tab w:val="right" w:leader="dot" w:pos="9016"/>
            </w:tabs>
            <w:rPr>
              <w:rFonts w:ascii="Arial" w:eastAsiaTheme="minorEastAsia" w:hAnsi="Arial" w:cs="Arial"/>
              <w:noProof/>
              <w:kern w:val="0"/>
              <w:sz w:val="22"/>
              <w:szCs w:val="22"/>
              <w:lang w:val="en-US"/>
              <w14:ligatures w14:val="none"/>
            </w:rPr>
          </w:pPr>
          <w:hyperlink w:anchor="_Toc138691218" w:history="1">
            <w:r w:rsidR="00AD2D56" w:rsidRPr="00AD2D56">
              <w:rPr>
                <w:rStyle w:val="Hyperlink"/>
                <w:rFonts w:ascii="Arial" w:hAnsi="Arial" w:cs="Arial"/>
                <w:b/>
                <w:noProof/>
                <w:lang w:val="en-US"/>
              </w:rPr>
              <w:t xml:space="preserve">2.0 </w:t>
            </w:r>
            <w:r w:rsidR="00AD2D56" w:rsidRPr="00AD2D56">
              <w:rPr>
                <w:rStyle w:val="Hyperlink"/>
                <w:rFonts w:ascii="Arial" w:hAnsi="Arial" w:cs="Arial"/>
                <w:b/>
                <w:noProof/>
                <w:lang w:val="en-GB"/>
              </w:rPr>
              <w:t>ABOUT THE INFRASTRUCTURE TRANSPARENCY INITIATIVE – CoST</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_Toc138691218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3</w:t>
            </w:r>
            <w:r w:rsidR="00AD2D56" w:rsidRPr="00AD2D56">
              <w:rPr>
                <w:rFonts w:ascii="Arial" w:hAnsi="Arial" w:cs="Arial"/>
                <w:noProof/>
              </w:rPr>
              <w:fldChar w:fldCharType="end"/>
            </w:r>
          </w:hyperlink>
        </w:p>
        <w:p w14:paraId="21D2E822" w14:textId="77777777" w:rsidR="00AD2D56" w:rsidRPr="00AD2D56" w:rsidRDefault="00000000">
          <w:pPr>
            <w:pStyle w:val="TOC1"/>
            <w:tabs>
              <w:tab w:val="right" w:leader="dot" w:pos="9016"/>
            </w:tabs>
            <w:rPr>
              <w:rFonts w:ascii="Arial" w:eastAsiaTheme="minorEastAsia" w:hAnsi="Arial" w:cs="Arial"/>
              <w:noProof/>
              <w:kern w:val="0"/>
              <w:sz w:val="22"/>
              <w:szCs w:val="22"/>
              <w:lang w:val="en-US"/>
              <w14:ligatures w14:val="none"/>
            </w:rPr>
          </w:pPr>
          <w:hyperlink w:anchor="_Toc138691219" w:history="1">
            <w:r w:rsidR="00AD2D56" w:rsidRPr="00AD2D56">
              <w:rPr>
                <w:rStyle w:val="Hyperlink"/>
                <w:rFonts w:ascii="Arial" w:hAnsi="Arial" w:cs="Arial"/>
                <w:b/>
                <w:noProof/>
                <w:lang w:val="en-US" w:eastAsia="en-GB"/>
              </w:rPr>
              <w:t>3.0 METHODOLOGY</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_Toc138691219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4</w:t>
            </w:r>
            <w:r w:rsidR="00AD2D56" w:rsidRPr="00AD2D56">
              <w:rPr>
                <w:rFonts w:ascii="Arial" w:hAnsi="Arial" w:cs="Arial"/>
                <w:noProof/>
              </w:rPr>
              <w:fldChar w:fldCharType="end"/>
            </w:r>
          </w:hyperlink>
        </w:p>
        <w:p w14:paraId="33202270" w14:textId="77777777" w:rsidR="00AD2D56" w:rsidRPr="00AD2D56" w:rsidRDefault="00000000">
          <w:pPr>
            <w:pStyle w:val="TOC2"/>
            <w:tabs>
              <w:tab w:val="right" w:leader="dot" w:pos="9016"/>
            </w:tabs>
            <w:rPr>
              <w:rFonts w:ascii="Arial" w:eastAsiaTheme="minorEastAsia" w:hAnsi="Arial" w:cs="Arial"/>
              <w:noProof/>
              <w:kern w:val="0"/>
              <w:sz w:val="22"/>
              <w:szCs w:val="22"/>
              <w:lang w:val="en-US"/>
              <w14:ligatures w14:val="none"/>
            </w:rPr>
          </w:pPr>
          <w:hyperlink w:anchor="_Toc138691220" w:history="1">
            <w:r w:rsidR="00AD2D56" w:rsidRPr="00AD2D56">
              <w:rPr>
                <w:rStyle w:val="Hyperlink"/>
                <w:rFonts w:ascii="Arial" w:hAnsi="Arial" w:cs="Arial"/>
                <w:b/>
                <w:bCs/>
                <w:noProof/>
                <w:lang w:val="en-US"/>
              </w:rPr>
              <w:t>3.1 A</w:t>
            </w:r>
            <w:r w:rsidR="00AD2D56" w:rsidRPr="00AD2D56">
              <w:rPr>
                <w:rStyle w:val="Hyperlink"/>
                <w:rFonts w:ascii="Arial" w:hAnsi="Arial" w:cs="Arial"/>
                <w:b/>
                <w:bCs/>
                <w:noProof/>
              </w:rPr>
              <w:t>nalytical Dashboard</w:t>
            </w:r>
            <w:r w:rsidR="00AD2D56" w:rsidRPr="00AD2D56">
              <w:rPr>
                <w:rStyle w:val="Hyperlink"/>
                <w:rFonts w:ascii="Arial" w:hAnsi="Arial" w:cs="Arial"/>
                <w:b/>
                <w:bCs/>
                <w:noProof/>
                <w:lang w:val="en-US"/>
              </w:rPr>
              <w:t xml:space="preserve"> Development</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_Toc138691220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4</w:t>
            </w:r>
            <w:r w:rsidR="00AD2D56" w:rsidRPr="00AD2D56">
              <w:rPr>
                <w:rFonts w:ascii="Arial" w:hAnsi="Arial" w:cs="Arial"/>
                <w:noProof/>
              </w:rPr>
              <w:fldChar w:fldCharType="end"/>
            </w:r>
          </w:hyperlink>
        </w:p>
        <w:p w14:paraId="72D60477" w14:textId="77777777" w:rsidR="00AD2D56" w:rsidRPr="00AD2D56" w:rsidRDefault="00000000">
          <w:pPr>
            <w:pStyle w:val="TOC2"/>
            <w:tabs>
              <w:tab w:val="right" w:leader="dot" w:pos="9016"/>
            </w:tabs>
            <w:rPr>
              <w:rFonts w:ascii="Arial" w:eastAsiaTheme="minorEastAsia" w:hAnsi="Arial" w:cs="Arial"/>
              <w:noProof/>
              <w:kern w:val="0"/>
              <w:sz w:val="22"/>
              <w:szCs w:val="22"/>
              <w:lang w:val="en-US"/>
              <w14:ligatures w14:val="none"/>
            </w:rPr>
          </w:pPr>
          <w:hyperlink w:anchor="_Toc138691221" w:history="1">
            <w:r w:rsidR="00AD2D56" w:rsidRPr="00AD2D56">
              <w:rPr>
                <w:rStyle w:val="Hyperlink"/>
                <w:rFonts w:ascii="Arial" w:hAnsi="Arial" w:cs="Arial"/>
                <w:b/>
                <w:bCs/>
                <w:noProof/>
                <w:lang w:val="en-US"/>
              </w:rPr>
              <w:t>3.2 Use Cases</w:t>
            </w:r>
            <w:r w:rsidR="00AD2D56" w:rsidRPr="00AD2D56">
              <w:rPr>
                <w:rStyle w:val="Hyperlink"/>
                <w:rFonts w:ascii="Arial" w:eastAsia="Times New Roman" w:hAnsi="Arial" w:cs="Arial"/>
                <w:b/>
                <w:bCs/>
                <w:noProof/>
                <w:lang w:val="en-US" w:eastAsia="en-GB"/>
              </w:rPr>
              <w:t xml:space="preserve"> Identification</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_Toc138691221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5</w:t>
            </w:r>
            <w:r w:rsidR="00AD2D56" w:rsidRPr="00AD2D56">
              <w:rPr>
                <w:rFonts w:ascii="Arial" w:hAnsi="Arial" w:cs="Arial"/>
                <w:noProof/>
              </w:rPr>
              <w:fldChar w:fldCharType="end"/>
            </w:r>
          </w:hyperlink>
        </w:p>
        <w:p w14:paraId="17764B02" w14:textId="77777777" w:rsidR="00AD2D56" w:rsidRPr="00AD2D56" w:rsidRDefault="00000000">
          <w:pPr>
            <w:pStyle w:val="TOC2"/>
            <w:tabs>
              <w:tab w:val="right" w:leader="dot" w:pos="9016"/>
            </w:tabs>
            <w:rPr>
              <w:rFonts w:ascii="Arial" w:eastAsiaTheme="minorEastAsia" w:hAnsi="Arial" w:cs="Arial"/>
              <w:noProof/>
              <w:kern w:val="0"/>
              <w:sz w:val="22"/>
              <w:szCs w:val="22"/>
              <w:lang w:val="en-US"/>
              <w14:ligatures w14:val="none"/>
            </w:rPr>
          </w:pPr>
          <w:hyperlink w:anchor="_Toc138691222" w:history="1">
            <w:r w:rsidR="00AD2D56" w:rsidRPr="00AD2D56">
              <w:rPr>
                <w:rStyle w:val="Hyperlink"/>
                <w:rFonts w:ascii="Arial" w:hAnsi="Arial" w:cs="Arial"/>
                <w:b/>
                <w:bCs/>
                <w:noProof/>
                <w:lang w:val="en-US"/>
              </w:rPr>
              <w:t>3.3 A</w:t>
            </w:r>
            <w:r w:rsidR="00AD2D56" w:rsidRPr="00AD2D56">
              <w:rPr>
                <w:rStyle w:val="Hyperlink"/>
                <w:rFonts w:ascii="Arial" w:hAnsi="Arial" w:cs="Arial"/>
                <w:b/>
                <w:bCs/>
                <w:noProof/>
              </w:rPr>
              <w:t>nal</w:t>
            </w:r>
            <w:r w:rsidR="00AD2D56" w:rsidRPr="00AD2D56">
              <w:rPr>
                <w:rStyle w:val="Hyperlink"/>
                <w:rFonts w:ascii="Arial" w:hAnsi="Arial" w:cs="Arial"/>
                <w:b/>
                <w:bCs/>
                <w:noProof/>
                <w:lang w:val="en-US"/>
              </w:rPr>
              <w:t>ysis of Disclosed Data</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_Toc138691222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6</w:t>
            </w:r>
            <w:r w:rsidR="00AD2D56" w:rsidRPr="00AD2D56">
              <w:rPr>
                <w:rFonts w:ascii="Arial" w:hAnsi="Arial" w:cs="Arial"/>
                <w:noProof/>
              </w:rPr>
              <w:fldChar w:fldCharType="end"/>
            </w:r>
          </w:hyperlink>
        </w:p>
        <w:p w14:paraId="30285648" w14:textId="77777777" w:rsidR="00AD2D56" w:rsidRPr="00AD2D56" w:rsidRDefault="00000000">
          <w:pPr>
            <w:pStyle w:val="TOC2"/>
            <w:tabs>
              <w:tab w:val="right" w:leader="dot" w:pos="9016"/>
            </w:tabs>
            <w:rPr>
              <w:rFonts w:ascii="Arial" w:eastAsiaTheme="minorEastAsia" w:hAnsi="Arial" w:cs="Arial"/>
              <w:noProof/>
              <w:kern w:val="0"/>
              <w:sz w:val="22"/>
              <w:szCs w:val="22"/>
              <w:lang w:val="en-US"/>
              <w14:ligatures w14:val="none"/>
            </w:rPr>
          </w:pPr>
          <w:hyperlink w:anchor="_Toc138691223" w:history="1">
            <w:r w:rsidR="00AD2D56" w:rsidRPr="00AD2D56">
              <w:rPr>
                <w:rStyle w:val="Hyperlink"/>
                <w:rFonts w:ascii="Arial" w:hAnsi="Arial" w:cs="Arial"/>
                <w:b/>
                <w:bCs/>
                <w:noProof/>
                <w:lang w:val="en-US"/>
              </w:rPr>
              <w:t>3.4 Integration of OC4IDS in EGP</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_Toc138691223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7</w:t>
            </w:r>
            <w:r w:rsidR="00AD2D56" w:rsidRPr="00AD2D56">
              <w:rPr>
                <w:rFonts w:ascii="Arial" w:hAnsi="Arial" w:cs="Arial"/>
                <w:noProof/>
              </w:rPr>
              <w:fldChar w:fldCharType="end"/>
            </w:r>
          </w:hyperlink>
        </w:p>
        <w:p w14:paraId="1682D7BC" w14:textId="77777777" w:rsidR="00AD2D56" w:rsidRPr="00AD2D56" w:rsidRDefault="00000000">
          <w:pPr>
            <w:pStyle w:val="TOC1"/>
            <w:tabs>
              <w:tab w:val="right" w:leader="dot" w:pos="9016"/>
            </w:tabs>
            <w:rPr>
              <w:rFonts w:ascii="Arial" w:eastAsiaTheme="minorEastAsia" w:hAnsi="Arial" w:cs="Arial"/>
              <w:noProof/>
              <w:kern w:val="0"/>
              <w:sz w:val="22"/>
              <w:szCs w:val="22"/>
              <w:lang w:val="en-US"/>
              <w14:ligatures w14:val="none"/>
            </w:rPr>
          </w:pPr>
          <w:hyperlink w:anchor="_Toc138691224" w:history="1">
            <w:r w:rsidR="00AD2D56" w:rsidRPr="00AD2D56">
              <w:rPr>
                <w:rStyle w:val="Hyperlink"/>
                <w:rFonts w:ascii="Arial" w:hAnsi="Arial" w:cs="Arial"/>
                <w:b/>
                <w:noProof/>
              </w:rPr>
              <w:t>4.0 RESULTS AND INTERPRETATION</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_Toc138691224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8</w:t>
            </w:r>
            <w:r w:rsidR="00AD2D56" w:rsidRPr="00AD2D56">
              <w:rPr>
                <w:rFonts w:ascii="Arial" w:hAnsi="Arial" w:cs="Arial"/>
                <w:noProof/>
              </w:rPr>
              <w:fldChar w:fldCharType="end"/>
            </w:r>
          </w:hyperlink>
        </w:p>
        <w:p w14:paraId="349AF707" w14:textId="77777777" w:rsidR="00AD2D56" w:rsidRPr="00AD2D56" w:rsidRDefault="00000000">
          <w:pPr>
            <w:pStyle w:val="TOC2"/>
            <w:tabs>
              <w:tab w:val="right" w:leader="dot" w:pos="9016"/>
            </w:tabs>
            <w:rPr>
              <w:rFonts w:ascii="Arial" w:eastAsiaTheme="minorEastAsia" w:hAnsi="Arial" w:cs="Arial"/>
              <w:noProof/>
              <w:kern w:val="0"/>
              <w:sz w:val="22"/>
              <w:szCs w:val="22"/>
              <w:lang w:val="en-US"/>
              <w14:ligatures w14:val="none"/>
            </w:rPr>
          </w:pPr>
          <w:hyperlink w:anchor="_Toc138691225" w:history="1">
            <w:r w:rsidR="00AD2D56" w:rsidRPr="00AD2D56">
              <w:rPr>
                <w:rStyle w:val="Hyperlink"/>
                <w:rFonts w:ascii="Arial" w:hAnsi="Arial" w:cs="Arial"/>
                <w:b/>
                <w:bCs/>
                <w:noProof/>
                <w:lang w:val="en-US"/>
              </w:rPr>
              <w:t>4.1 A</w:t>
            </w:r>
            <w:r w:rsidR="00AD2D56" w:rsidRPr="00AD2D56">
              <w:rPr>
                <w:rStyle w:val="Hyperlink"/>
                <w:rFonts w:ascii="Arial" w:hAnsi="Arial" w:cs="Arial"/>
                <w:b/>
                <w:bCs/>
                <w:noProof/>
              </w:rPr>
              <w:t>nalytical Dashboard</w:t>
            </w:r>
            <w:r w:rsidR="00AD2D56" w:rsidRPr="00AD2D56">
              <w:rPr>
                <w:rStyle w:val="Hyperlink"/>
                <w:rFonts w:ascii="Arial" w:hAnsi="Arial" w:cs="Arial"/>
                <w:b/>
                <w:bCs/>
                <w:noProof/>
                <w:lang w:val="en-US"/>
              </w:rPr>
              <w:t xml:space="preserve"> Development</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_Toc138691225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8</w:t>
            </w:r>
            <w:r w:rsidR="00AD2D56" w:rsidRPr="00AD2D56">
              <w:rPr>
                <w:rFonts w:ascii="Arial" w:hAnsi="Arial" w:cs="Arial"/>
                <w:noProof/>
              </w:rPr>
              <w:fldChar w:fldCharType="end"/>
            </w:r>
          </w:hyperlink>
        </w:p>
        <w:p w14:paraId="38039612" w14:textId="77777777" w:rsidR="00AD2D56" w:rsidRPr="00AD2D56" w:rsidRDefault="00000000">
          <w:pPr>
            <w:pStyle w:val="TOC2"/>
            <w:tabs>
              <w:tab w:val="right" w:leader="dot" w:pos="9016"/>
            </w:tabs>
            <w:rPr>
              <w:rFonts w:ascii="Arial" w:eastAsiaTheme="minorEastAsia" w:hAnsi="Arial" w:cs="Arial"/>
              <w:noProof/>
              <w:kern w:val="0"/>
              <w:sz w:val="22"/>
              <w:szCs w:val="22"/>
              <w:lang w:val="en-US"/>
              <w14:ligatures w14:val="none"/>
            </w:rPr>
          </w:pPr>
          <w:hyperlink w:anchor="_Toc138691226" w:history="1">
            <w:r w:rsidR="00AD2D56" w:rsidRPr="00AD2D56">
              <w:rPr>
                <w:rStyle w:val="Hyperlink"/>
                <w:rFonts w:ascii="Arial" w:hAnsi="Arial" w:cs="Arial"/>
                <w:b/>
                <w:bCs/>
                <w:noProof/>
                <w:lang w:val="en-US"/>
              </w:rPr>
              <w:t>4.2 Use Cases</w:t>
            </w:r>
            <w:r w:rsidR="00AD2D56" w:rsidRPr="00AD2D56">
              <w:rPr>
                <w:rStyle w:val="Hyperlink"/>
                <w:rFonts w:ascii="Arial" w:eastAsia="Times New Roman" w:hAnsi="Arial" w:cs="Arial"/>
                <w:b/>
                <w:bCs/>
                <w:noProof/>
                <w:lang w:val="en-US" w:eastAsia="en-GB"/>
              </w:rPr>
              <w:t xml:space="preserve"> Identification</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_Toc138691226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8</w:t>
            </w:r>
            <w:r w:rsidR="00AD2D56" w:rsidRPr="00AD2D56">
              <w:rPr>
                <w:rFonts w:ascii="Arial" w:hAnsi="Arial" w:cs="Arial"/>
                <w:noProof/>
              </w:rPr>
              <w:fldChar w:fldCharType="end"/>
            </w:r>
          </w:hyperlink>
        </w:p>
        <w:p w14:paraId="7CA0F1CC" w14:textId="77777777" w:rsidR="00AD2D56" w:rsidRPr="00AD2D56" w:rsidRDefault="00000000">
          <w:pPr>
            <w:pStyle w:val="TOC2"/>
            <w:tabs>
              <w:tab w:val="right" w:leader="dot" w:pos="9016"/>
            </w:tabs>
            <w:rPr>
              <w:rFonts w:ascii="Arial" w:eastAsiaTheme="minorEastAsia" w:hAnsi="Arial" w:cs="Arial"/>
              <w:noProof/>
              <w:kern w:val="0"/>
              <w:sz w:val="22"/>
              <w:szCs w:val="22"/>
              <w:lang w:val="en-US"/>
              <w14:ligatures w14:val="none"/>
            </w:rPr>
          </w:pPr>
          <w:hyperlink w:anchor="_Toc138691227" w:history="1">
            <w:r w:rsidR="00AD2D56" w:rsidRPr="00AD2D56">
              <w:rPr>
                <w:rStyle w:val="Hyperlink"/>
                <w:rFonts w:ascii="Arial" w:hAnsi="Arial" w:cs="Arial"/>
                <w:b/>
                <w:bCs/>
                <w:noProof/>
                <w:lang w:val="en-US"/>
              </w:rPr>
              <w:t>4.3 A</w:t>
            </w:r>
            <w:r w:rsidR="00AD2D56" w:rsidRPr="00AD2D56">
              <w:rPr>
                <w:rStyle w:val="Hyperlink"/>
                <w:rFonts w:ascii="Arial" w:hAnsi="Arial" w:cs="Arial"/>
                <w:b/>
                <w:bCs/>
                <w:noProof/>
              </w:rPr>
              <w:t>nal</w:t>
            </w:r>
            <w:r w:rsidR="00AD2D56" w:rsidRPr="00AD2D56">
              <w:rPr>
                <w:rStyle w:val="Hyperlink"/>
                <w:rFonts w:ascii="Arial" w:hAnsi="Arial" w:cs="Arial"/>
                <w:b/>
                <w:bCs/>
                <w:noProof/>
                <w:lang w:val="en-US"/>
              </w:rPr>
              <w:t xml:space="preserve">ysis of </w:t>
            </w:r>
            <w:r w:rsidR="00AD2D56" w:rsidRPr="00AD2D56">
              <w:rPr>
                <w:rStyle w:val="Hyperlink"/>
                <w:rFonts w:ascii="Arial" w:hAnsi="Arial" w:cs="Arial"/>
                <w:b/>
                <w:bCs/>
                <w:noProof/>
              </w:rPr>
              <w:t>Infrastructure Disclosure Practices</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_Toc138691227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10</w:t>
            </w:r>
            <w:r w:rsidR="00AD2D56" w:rsidRPr="00AD2D56">
              <w:rPr>
                <w:rFonts w:ascii="Arial" w:hAnsi="Arial" w:cs="Arial"/>
                <w:noProof/>
              </w:rPr>
              <w:fldChar w:fldCharType="end"/>
            </w:r>
          </w:hyperlink>
        </w:p>
        <w:p w14:paraId="45692754" w14:textId="77777777" w:rsidR="00AD2D56" w:rsidRPr="00AD2D56" w:rsidRDefault="00000000">
          <w:pPr>
            <w:pStyle w:val="TOC3"/>
            <w:rPr>
              <w:rFonts w:ascii="Arial" w:eastAsiaTheme="minorEastAsia" w:hAnsi="Arial" w:cs="Arial"/>
              <w:noProof/>
              <w:kern w:val="0"/>
              <w:sz w:val="22"/>
              <w:szCs w:val="22"/>
              <w:lang w:val="en-US"/>
              <w14:ligatures w14:val="none"/>
            </w:rPr>
          </w:pPr>
          <w:hyperlink w:anchor="_Toc138691228" w:history="1">
            <w:r w:rsidR="00AD2D56" w:rsidRPr="00AD2D56">
              <w:rPr>
                <w:rStyle w:val="Hyperlink"/>
                <w:rFonts w:ascii="Arial" w:hAnsi="Arial" w:cs="Arial"/>
                <w:noProof/>
                <w:lang w:val="en-US"/>
              </w:rPr>
              <w:t>4.3.1 Overall summary</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_Toc138691228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10</w:t>
            </w:r>
            <w:r w:rsidR="00AD2D56" w:rsidRPr="00AD2D56">
              <w:rPr>
                <w:rFonts w:ascii="Arial" w:hAnsi="Arial" w:cs="Arial"/>
                <w:noProof/>
              </w:rPr>
              <w:fldChar w:fldCharType="end"/>
            </w:r>
          </w:hyperlink>
        </w:p>
        <w:p w14:paraId="6E16A40B" w14:textId="77777777" w:rsidR="00AD2D56" w:rsidRPr="00AD2D56" w:rsidRDefault="00000000">
          <w:pPr>
            <w:pStyle w:val="TOC3"/>
            <w:rPr>
              <w:rFonts w:ascii="Arial" w:eastAsiaTheme="minorEastAsia" w:hAnsi="Arial" w:cs="Arial"/>
              <w:noProof/>
              <w:kern w:val="0"/>
              <w:sz w:val="22"/>
              <w:szCs w:val="22"/>
              <w:lang w:val="en-US"/>
              <w14:ligatures w14:val="none"/>
            </w:rPr>
          </w:pPr>
          <w:hyperlink w:anchor="_Toc138691229" w:history="1">
            <w:r w:rsidR="00AD2D56" w:rsidRPr="00AD2D56">
              <w:rPr>
                <w:rStyle w:val="Hyperlink"/>
                <w:rFonts w:ascii="Arial" w:hAnsi="Arial" w:cs="Arial"/>
                <w:bCs/>
                <w:noProof/>
                <w:lang w:val="en-US"/>
              </w:rPr>
              <w:t xml:space="preserve">4.3.2 </w:t>
            </w:r>
            <w:r w:rsidR="00AD2D56" w:rsidRPr="00AD2D56">
              <w:rPr>
                <w:rStyle w:val="Hyperlink"/>
                <w:rFonts w:ascii="Arial" w:hAnsi="Arial" w:cs="Arial"/>
                <w:bCs/>
                <w:noProof/>
              </w:rPr>
              <w:t>Average number of bids per tender for competitive methods</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_Toc138691229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11</w:t>
            </w:r>
            <w:r w:rsidR="00AD2D56" w:rsidRPr="00AD2D56">
              <w:rPr>
                <w:rFonts w:ascii="Arial" w:hAnsi="Arial" w:cs="Arial"/>
                <w:noProof/>
              </w:rPr>
              <w:fldChar w:fldCharType="end"/>
            </w:r>
          </w:hyperlink>
        </w:p>
        <w:p w14:paraId="75A034BA" w14:textId="77777777" w:rsidR="00AD2D56" w:rsidRPr="00AD2D56" w:rsidRDefault="00000000">
          <w:pPr>
            <w:pStyle w:val="TOC3"/>
            <w:rPr>
              <w:rFonts w:ascii="Arial" w:eastAsiaTheme="minorEastAsia" w:hAnsi="Arial" w:cs="Arial"/>
              <w:noProof/>
              <w:kern w:val="0"/>
              <w:sz w:val="22"/>
              <w:szCs w:val="22"/>
              <w:lang w:val="en-US"/>
              <w14:ligatures w14:val="none"/>
            </w:rPr>
          </w:pPr>
          <w:hyperlink w:anchor="_Toc138691230" w:history="1">
            <w:r w:rsidR="00AD2D56" w:rsidRPr="00AD2D56">
              <w:rPr>
                <w:rStyle w:val="Hyperlink"/>
                <w:rFonts w:ascii="Arial" w:hAnsi="Arial" w:cs="Arial"/>
                <w:bCs/>
                <w:noProof/>
                <w:lang w:val="en-US"/>
              </w:rPr>
              <w:t xml:space="preserve">4.3.3 </w:t>
            </w:r>
            <w:r w:rsidR="00AD2D56" w:rsidRPr="00AD2D56">
              <w:rPr>
                <w:rStyle w:val="Hyperlink"/>
                <w:rFonts w:ascii="Arial" w:hAnsi="Arial" w:cs="Arial"/>
                <w:bCs/>
                <w:noProof/>
              </w:rPr>
              <w:t>Awards by Procurement Method</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_Toc138691230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11</w:t>
            </w:r>
            <w:r w:rsidR="00AD2D56" w:rsidRPr="00AD2D56">
              <w:rPr>
                <w:rFonts w:ascii="Arial" w:hAnsi="Arial" w:cs="Arial"/>
                <w:noProof/>
              </w:rPr>
              <w:fldChar w:fldCharType="end"/>
            </w:r>
          </w:hyperlink>
        </w:p>
        <w:p w14:paraId="1E13B1CB" w14:textId="77777777" w:rsidR="00AD2D56" w:rsidRPr="00AD2D56" w:rsidRDefault="00000000">
          <w:pPr>
            <w:pStyle w:val="TOC3"/>
            <w:rPr>
              <w:rFonts w:ascii="Arial" w:eastAsiaTheme="minorEastAsia" w:hAnsi="Arial" w:cs="Arial"/>
              <w:noProof/>
              <w:kern w:val="0"/>
              <w:sz w:val="22"/>
              <w:szCs w:val="22"/>
              <w:lang w:val="en-US"/>
              <w14:ligatures w14:val="none"/>
            </w:rPr>
          </w:pPr>
          <w:hyperlink w:anchor="_Toc138691231" w:history="1">
            <w:r w:rsidR="00AD2D56" w:rsidRPr="00AD2D56">
              <w:rPr>
                <w:rStyle w:val="Hyperlink"/>
                <w:rFonts w:ascii="Arial" w:hAnsi="Arial" w:cs="Arial"/>
                <w:bCs/>
                <w:noProof/>
                <w:lang w:val="en-US"/>
              </w:rPr>
              <w:t xml:space="preserve">4.3.4 </w:t>
            </w:r>
            <w:r w:rsidR="00AD2D56" w:rsidRPr="00AD2D56">
              <w:rPr>
                <w:rStyle w:val="Hyperlink"/>
                <w:rFonts w:ascii="Arial" w:hAnsi="Arial" w:cs="Arial"/>
                <w:bCs/>
                <w:noProof/>
              </w:rPr>
              <w:t>Bidders by nationality</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_Toc138691231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12</w:t>
            </w:r>
            <w:r w:rsidR="00AD2D56" w:rsidRPr="00AD2D56">
              <w:rPr>
                <w:rFonts w:ascii="Arial" w:hAnsi="Arial" w:cs="Arial"/>
                <w:noProof/>
              </w:rPr>
              <w:fldChar w:fldCharType="end"/>
            </w:r>
          </w:hyperlink>
        </w:p>
        <w:p w14:paraId="749873B6" w14:textId="77777777" w:rsidR="00AD2D56" w:rsidRPr="00AD2D56" w:rsidRDefault="00000000">
          <w:pPr>
            <w:pStyle w:val="TOC3"/>
            <w:rPr>
              <w:rFonts w:ascii="Arial" w:eastAsiaTheme="minorEastAsia" w:hAnsi="Arial" w:cs="Arial"/>
              <w:noProof/>
              <w:kern w:val="0"/>
              <w:sz w:val="22"/>
              <w:szCs w:val="22"/>
              <w:lang w:val="en-US"/>
              <w14:ligatures w14:val="none"/>
            </w:rPr>
          </w:pPr>
          <w:hyperlink w:anchor="_Toc138691232" w:history="1">
            <w:r w:rsidR="00AD2D56" w:rsidRPr="00AD2D56">
              <w:rPr>
                <w:rStyle w:val="Hyperlink"/>
                <w:rFonts w:ascii="Arial" w:hAnsi="Arial" w:cs="Arial"/>
                <w:bCs/>
                <w:noProof/>
                <w:lang w:val="en-US"/>
              </w:rPr>
              <w:t xml:space="preserve">4.3.5 </w:t>
            </w:r>
            <w:r w:rsidR="00AD2D56" w:rsidRPr="00AD2D56">
              <w:rPr>
                <w:rStyle w:val="Hyperlink"/>
                <w:rFonts w:ascii="Arial" w:hAnsi="Arial" w:cs="Arial"/>
                <w:bCs/>
                <w:noProof/>
              </w:rPr>
              <w:t>Most frequently winning providers per PDE</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_Toc138691232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13</w:t>
            </w:r>
            <w:r w:rsidR="00AD2D56" w:rsidRPr="00AD2D56">
              <w:rPr>
                <w:rFonts w:ascii="Arial" w:hAnsi="Arial" w:cs="Arial"/>
                <w:noProof/>
              </w:rPr>
              <w:fldChar w:fldCharType="end"/>
            </w:r>
          </w:hyperlink>
        </w:p>
        <w:p w14:paraId="179C0B73" w14:textId="77777777" w:rsidR="00AD2D56" w:rsidRPr="00AD2D56" w:rsidRDefault="00000000">
          <w:pPr>
            <w:pStyle w:val="TOC3"/>
            <w:rPr>
              <w:rFonts w:ascii="Arial" w:eastAsiaTheme="minorEastAsia" w:hAnsi="Arial" w:cs="Arial"/>
              <w:noProof/>
              <w:kern w:val="0"/>
              <w:sz w:val="22"/>
              <w:szCs w:val="22"/>
              <w:lang w:val="en-US"/>
              <w14:ligatures w14:val="none"/>
            </w:rPr>
          </w:pPr>
          <w:hyperlink w:anchor="_Toc138691233" w:history="1">
            <w:r w:rsidR="00AD2D56" w:rsidRPr="00AD2D56">
              <w:rPr>
                <w:rStyle w:val="Hyperlink"/>
                <w:rFonts w:ascii="Arial" w:hAnsi="Arial" w:cs="Arial"/>
                <w:bCs/>
                <w:noProof/>
                <w:lang w:val="en-US"/>
              </w:rPr>
              <w:t>4.3.7 P</w:t>
            </w:r>
            <w:r w:rsidR="00AD2D56" w:rsidRPr="00AD2D56">
              <w:rPr>
                <w:rStyle w:val="Hyperlink"/>
                <w:rFonts w:ascii="Arial" w:hAnsi="Arial" w:cs="Arial"/>
                <w:bCs/>
                <w:noProof/>
              </w:rPr>
              <w:t xml:space="preserve">ercentage of tenders with </w:t>
            </w:r>
            <w:r w:rsidR="00AD2D56" w:rsidRPr="00AD2D56">
              <w:rPr>
                <w:rStyle w:val="Hyperlink"/>
                <w:rFonts w:ascii="Arial" w:hAnsi="Arial" w:cs="Arial"/>
                <w:bCs/>
                <w:noProof/>
                <w:lang w:val="en-US"/>
              </w:rPr>
              <w:t xml:space="preserve">less than </w:t>
            </w:r>
            <w:r w:rsidR="00AD2D56" w:rsidRPr="00AD2D56">
              <w:rPr>
                <w:rStyle w:val="Hyperlink"/>
                <w:rFonts w:ascii="Arial" w:hAnsi="Arial" w:cs="Arial"/>
                <w:bCs/>
                <w:noProof/>
              </w:rPr>
              <w:t xml:space="preserve">three </w:t>
            </w:r>
            <w:r w:rsidR="00AD2D56" w:rsidRPr="00AD2D56">
              <w:rPr>
                <w:rStyle w:val="Hyperlink"/>
                <w:rFonts w:ascii="Arial" w:hAnsi="Arial" w:cs="Arial"/>
                <w:bCs/>
                <w:noProof/>
                <w:lang w:eastAsia="zh-CN"/>
              </w:rPr>
              <w:t>bids</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_Toc138691233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16</w:t>
            </w:r>
            <w:r w:rsidR="00AD2D56" w:rsidRPr="00AD2D56">
              <w:rPr>
                <w:rFonts w:ascii="Arial" w:hAnsi="Arial" w:cs="Arial"/>
                <w:noProof/>
              </w:rPr>
              <w:fldChar w:fldCharType="end"/>
            </w:r>
          </w:hyperlink>
        </w:p>
        <w:p w14:paraId="586FF7D8" w14:textId="77777777" w:rsidR="00AD2D56" w:rsidRPr="00AD2D56" w:rsidRDefault="00000000">
          <w:pPr>
            <w:pStyle w:val="TOC3"/>
            <w:rPr>
              <w:rFonts w:ascii="Arial" w:eastAsiaTheme="minorEastAsia" w:hAnsi="Arial" w:cs="Arial"/>
              <w:noProof/>
              <w:kern w:val="0"/>
              <w:sz w:val="22"/>
              <w:szCs w:val="22"/>
              <w:lang w:val="en-US"/>
              <w14:ligatures w14:val="none"/>
            </w:rPr>
          </w:pPr>
          <w:hyperlink w:anchor="_Toc138691234" w:history="1">
            <w:r w:rsidR="00AD2D56" w:rsidRPr="00AD2D56">
              <w:rPr>
                <w:rStyle w:val="Hyperlink"/>
                <w:rFonts w:ascii="Arial" w:hAnsi="Arial" w:cs="Arial"/>
                <w:bCs/>
                <w:noProof/>
                <w:lang w:val="en-US"/>
              </w:rPr>
              <w:t xml:space="preserve">4.3.8 </w:t>
            </w:r>
            <w:r w:rsidR="00AD2D56" w:rsidRPr="00AD2D56">
              <w:rPr>
                <w:rStyle w:val="Hyperlink"/>
                <w:rFonts w:ascii="Arial" w:hAnsi="Arial" w:cs="Arial"/>
                <w:bCs/>
                <w:noProof/>
              </w:rPr>
              <w:t>Variations</w:t>
            </w:r>
            <w:r w:rsidR="00AD2D56" w:rsidRPr="00AD2D56">
              <w:rPr>
                <w:rStyle w:val="Hyperlink"/>
                <w:rFonts w:ascii="Arial" w:hAnsi="Arial" w:cs="Arial"/>
                <w:bCs/>
                <w:noProof/>
                <w:lang w:val="en-US"/>
              </w:rPr>
              <w:t xml:space="preserve"> in award price and market price</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_Toc138691234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16</w:t>
            </w:r>
            <w:r w:rsidR="00AD2D56" w:rsidRPr="00AD2D56">
              <w:rPr>
                <w:rFonts w:ascii="Arial" w:hAnsi="Arial" w:cs="Arial"/>
                <w:noProof/>
              </w:rPr>
              <w:fldChar w:fldCharType="end"/>
            </w:r>
          </w:hyperlink>
        </w:p>
        <w:p w14:paraId="5A83F4BB" w14:textId="77777777" w:rsidR="00AD2D56" w:rsidRPr="00AD2D56" w:rsidRDefault="00000000">
          <w:pPr>
            <w:pStyle w:val="TOC2"/>
            <w:tabs>
              <w:tab w:val="right" w:leader="dot" w:pos="9016"/>
            </w:tabs>
            <w:rPr>
              <w:rFonts w:ascii="Arial" w:eastAsiaTheme="minorEastAsia" w:hAnsi="Arial" w:cs="Arial"/>
              <w:noProof/>
              <w:kern w:val="0"/>
              <w:sz w:val="22"/>
              <w:szCs w:val="22"/>
              <w:lang w:val="en-US"/>
              <w14:ligatures w14:val="none"/>
            </w:rPr>
          </w:pPr>
          <w:hyperlink w:anchor="_Toc138691235" w:history="1">
            <w:r w:rsidR="00AD2D56" w:rsidRPr="00AD2D56">
              <w:rPr>
                <w:rStyle w:val="Hyperlink"/>
                <w:rFonts w:ascii="Arial" w:hAnsi="Arial" w:cs="Arial"/>
                <w:b/>
                <w:noProof/>
                <w:lang w:val="en-US"/>
              </w:rPr>
              <w:t>4.4 Integration of OC4IDS in EGP</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_Toc138691235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18</w:t>
            </w:r>
            <w:r w:rsidR="00AD2D56" w:rsidRPr="00AD2D56">
              <w:rPr>
                <w:rFonts w:ascii="Arial" w:hAnsi="Arial" w:cs="Arial"/>
                <w:noProof/>
              </w:rPr>
              <w:fldChar w:fldCharType="end"/>
            </w:r>
          </w:hyperlink>
        </w:p>
        <w:p w14:paraId="13508CEB" w14:textId="77777777" w:rsidR="00AD2D56" w:rsidRPr="00AD2D56" w:rsidRDefault="00000000">
          <w:pPr>
            <w:pStyle w:val="TOC1"/>
            <w:tabs>
              <w:tab w:val="right" w:leader="dot" w:pos="9016"/>
            </w:tabs>
            <w:rPr>
              <w:rFonts w:ascii="Arial" w:eastAsiaTheme="minorEastAsia" w:hAnsi="Arial" w:cs="Arial"/>
              <w:noProof/>
              <w:kern w:val="0"/>
              <w:sz w:val="22"/>
              <w:szCs w:val="22"/>
              <w:lang w:val="en-US"/>
              <w14:ligatures w14:val="none"/>
            </w:rPr>
          </w:pPr>
          <w:hyperlink w:anchor="_Toc138691236" w:history="1">
            <w:r w:rsidR="00AD2D56" w:rsidRPr="00AD2D56">
              <w:rPr>
                <w:rStyle w:val="Hyperlink"/>
                <w:rFonts w:ascii="Arial" w:hAnsi="Arial" w:cs="Arial"/>
                <w:b/>
                <w:noProof/>
                <w:lang w:val="en-US"/>
              </w:rPr>
              <w:t xml:space="preserve">5.0 </w:t>
            </w:r>
            <w:r w:rsidR="00AD2D56" w:rsidRPr="00AD2D56">
              <w:rPr>
                <w:rStyle w:val="Hyperlink"/>
                <w:rFonts w:ascii="Arial" w:hAnsi="Arial" w:cs="Arial"/>
                <w:b/>
                <w:noProof/>
              </w:rPr>
              <w:t>SUMMARY OF KEY FINDINGS</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_Toc138691236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21</w:t>
            </w:r>
            <w:r w:rsidR="00AD2D56" w:rsidRPr="00AD2D56">
              <w:rPr>
                <w:rFonts w:ascii="Arial" w:hAnsi="Arial" w:cs="Arial"/>
                <w:noProof/>
              </w:rPr>
              <w:fldChar w:fldCharType="end"/>
            </w:r>
          </w:hyperlink>
        </w:p>
        <w:p w14:paraId="143AC4D4" w14:textId="77777777" w:rsidR="00AD2D56" w:rsidRPr="00AD2D56" w:rsidRDefault="00000000">
          <w:pPr>
            <w:pStyle w:val="TOC1"/>
            <w:tabs>
              <w:tab w:val="right" w:leader="dot" w:pos="9016"/>
            </w:tabs>
            <w:rPr>
              <w:rFonts w:ascii="Arial" w:eastAsiaTheme="minorEastAsia" w:hAnsi="Arial" w:cs="Arial"/>
              <w:noProof/>
              <w:kern w:val="0"/>
              <w:sz w:val="22"/>
              <w:szCs w:val="22"/>
              <w:lang w:val="en-US"/>
              <w14:ligatures w14:val="none"/>
            </w:rPr>
          </w:pPr>
          <w:hyperlink w:anchor="_Toc138691237" w:history="1">
            <w:r w:rsidR="00AD2D56" w:rsidRPr="00AD2D56">
              <w:rPr>
                <w:rStyle w:val="Hyperlink"/>
                <w:rFonts w:ascii="Arial" w:hAnsi="Arial" w:cs="Arial"/>
                <w:b/>
                <w:noProof/>
                <w:lang w:val="en-US"/>
              </w:rPr>
              <w:t xml:space="preserve">6.0 </w:t>
            </w:r>
            <w:r w:rsidR="00AD2D56" w:rsidRPr="00AD2D56">
              <w:rPr>
                <w:rStyle w:val="Hyperlink"/>
                <w:rFonts w:ascii="Arial" w:hAnsi="Arial" w:cs="Arial"/>
                <w:b/>
                <w:noProof/>
              </w:rPr>
              <w:t>SUGGESTED RECOMMENDATIONS</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_Toc138691237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22</w:t>
            </w:r>
            <w:r w:rsidR="00AD2D56" w:rsidRPr="00AD2D56">
              <w:rPr>
                <w:rFonts w:ascii="Arial" w:hAnsi="Arial" w:cs="Arial"/>
                <w:noProof/>
              </w:rPr>
              <w:fldChar w:fldCharType="end"/>
            </w:r>
          </w:hyperlink>
        </w:p>
        <w:p w14:paraId="2D9DA7FF" w14:textId="77777777" w:rsidR="00AD2D56" w:rsidRPr="00AD2D56" w:rsidRDefault="00000000">
          <w:pPr>
            <w:pStyle w:val="TOC1"/>
            <w:tabs>
              <w:tab w:val="right" w:leader="dot" w:pos="9016"/>
            </w:tabs>
            <w:rPr>
              <w:rFonts w:ascii="Arial" w:eastAsiaTheme="minorEastAsia" w:hAnsi="Arial" w:cs="Arial"/>
              <w:noProof/>
              <w:kern w:val="0"/>
              <w:sz w:val="22"/>
              <w:szCs w:val="22"/>
              <w:lang w:val="en-US"/>
              <w14:ligatures w14:val="none"/>
            </w:rPr>
          </w:pPr>
          <w:hyperlink w:anchor="_Toc138691238" w:history="1">
            <w:r w:rsidR="00AD2D56" w:rsidRPr="00AD2D56">
              <w:rPr>
                <w:rStyle w:val="Hyperlink"/>
                <w:rFonts w:ascii="Arial" w:hAnsi="Arial" w:cs="Arial"/>
                <w:b/>
                <w:noProof/>
                <w:lang w:val="en-US"/>
              </w:rPr>
              <w:t>7.0 REFERENCES</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_Toc138691238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24</w:t>
            </w:r>
            <w:r w:rsidR="00AD2D56" w:rsidRPr="00AD2D56">
              <w:rPr>
                <w:rFonts w:ascii="Arial" w:hAnsi="Arial" w:cs="Arial"/>
                <w:noProof/>
              </w:rPr>
              <w:fldChar w:fldCharType="end"/>
            </w:r>
          </w:hyperlink>
        </w:p>
        <w:p w14:paraId="2F878653"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fldChar w:fldCharType="end"/>
          </w:r>
        </w:p>
        <w:p w14:paraId="7D38D97E"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br w:type="page"/>
          </w:r>
        </w:p>
        <w:p w14:paraId="08FCB196" w14:textId="77777777" w:rsidR="00666956" w:rsidRPr="00AD2D56" w:rsidRDefault="00F957A5" w:rsidP="00057158">
          <w:pPr>
            <w:pStyle w:val="Heading1"/>
            <w:jc w:val="both"/>
            <w:rPr>
              <w:rFonts w:cs="Arial"/>
              <w:b/>
              <w:color w:val="auto"/>
              <w:sz w:val="22"/>
              <w:szCs w:val="22"/>
            </w:rPr>
          </w:pPr>
          <w:bookmarkStart w:id="6" w:name="_Toc138691216"/>
          <w:r w:rsidRPr="00AD2D56">
            <w:rPr>
              <w:rFonts w:cs="Arial"/>
              <w:b/>
              <w:color w:val="auto"/>
              <w:sz w:val="22"/>
              <w:szCs w:val="22"/>
              <w:lang w:val="en-US"/>
            </w:rPr>
            <w:lastRenderedPageBreak/>
            <w:t>LIST OF TABLES</w:t>
          </w:r>
        </w:p>
      </w:sdtContent>
    </w:sdt>
    <w:bookmarkEnd w:id="6" w:displacedByCustomXml="prev"/>
    <w:p w14:paraId="030AC50B" w14:textId="77777777" w:rsidR="00AD2D56" w:rsidRPr="00AD2D56" w:rsidRDefault="00F957A5">
      <w:pPr>
        <w:pStyle w:val="TableofFigures"/>
        <w:tabs>
          <w:tab w:val="right" w:leader="dot" w:pos="9016"/>
        </w:tabs>
        <w:ind w:left="920" w:hanging="440"/>
        <w:rPr>
          <w:rFonts w:ascii="Arial" w:eastAsiaTheme="minorEastAsia" w:hAnsi="Arial" w:cs="Arial"/>
          <w:noProof/>
          <w:kern w:val="0"/>
          <w:sz w:val="22"/>
          <w:szCs w:val="22"/>
          <w:lang w:val="en-US"/>
          <w14:ligatures w14:val="none"/>
        </w:rPr>
      </w:pPr>
      <w:r w:rsidRPr="00AD2D56">
        <w:rPr>
          <w:rFonts w:ascii="Arial" w:hAnsi="Arial" w:cs="Arial"/>
          <w:sz w:val="22"/>
          <w:szCs w:val="22"/>
        </w:rPr>
        <w:fldChar w:fldCharType="begin"/>
      </w:r>
      <w:r w:rsidRPr="00AD2D56">
        <w:rPr>
          <w:rFonts w:ascii="Arial" w:hAnsi="Arial" w:cs="Arial"/>
          <w:sz w:val="22"/>
          <w:szCs w:val="22"/>
        </w:rPr>
        <w:instrText>TOC \h \c "Table"</w:instrText>
      </w:r>
      <w:r w:rsidRPr="00AD2D56">
        <w:rPr>
          <w:rFonts w:ascii="Arial" w:hAnsi="Arial" w:cs="Arial"/>
          <w:sz w:val="22"/>
          <w:szCs w:val="22"/>
        </w:rPr>
        <w:fldChar w:fldCharType="separate"/>
      </w:r>
      <w:hyperlink w:anchor="_Toc138691270" w:history="1">
        <w:r w:rsidR="00AD2D56" w:rsidRPr="00AD2D56">
          <w:rPr>
            <w:rStyle w:val="Hyperlink"/>
            <w:rFonts w:ascii="Arial" w:hAnsi="Arial" w:cs="Arial"/>
            <w:b/>
            <w:bCs/>
            <w:noProof/>
          </w:rPr>
          <w:t>Table 1</w:t>
        </w:r>
        <w:r w:rsidR="00AD2D56" w:rsidRPr="00AD2D56">
          <w:rPr>
            <w:rStyle w:val="Hyperlink"/>
            <w:rFonts w:ascii="Arial" w:hAnsi="Arial" w:cs="Arial"/>
            <w:b/>
            <w:bCs/>
            <w:noProof/>
            <w:lang w:val="en-US"/>
          </w:rPr>
          <w:t>: Use area and indicators</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_Toc138691270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6</w:t>
        </w:r>
        <w:r w:rsidR="00AD2D56" w:rsidRPr="00AD2D56">
          <w:rPr>
            <w:rFonts w:ascii="Arial" w:hAnsi="Arial" w:cs="Arial"/>
            <w:noProof/>
          </w:rPr>
          <w:fldChar w:fldCharType="end"/>
        </w:r>
      </w:hyperlink>
    </w:p>
    <w:p w14:paraId="4F35EE98" w14:textId="77777777" w:rsidR="00AD2D56" w:rsidRPr="00AD2D56" w:rsidRDefault="00000000">
      <w:pPr>
        <w:pStyle w:val="TableofFigures"/>
        <w:tabs>
          <w:tab w:val="right" w:leader="dot" w:pos="9016"/>
        </w:tabs>
        <w:ind w:left="960" w:hanging="480"/>
        <w:rPr>
          <w:rFonts w:ascii="Arial" w:eastAsiaTheme="minorEastAsia" w:hAnsi="Arial" w:cs="Arial"/>
          <w:noProof/>
          <w:kern w:val="0"/>
          <w:sz w:val="22"/>
          <w:szCs w:val="22"/>
          <w:lang w:val="en-US"/>
          <w14:ligatures w14:val="none"/>
        </w:rPr>
      </w:pPr>
      <w:hyperlink w:anchor="_Toc138691271" w:history="1">
        <w:r w:rsidR="00AD2D56" w:rsidRPr="00AD2D56">
          <w:rPr>
            <w:rStyle w:val="Hyperlink"/>
            <w:rFonts w:ascii="Arial" w:hAnsi="Arial" w:cs="Arial"/>
            <w:b/>
            <w:bCs/>
            <w:noProof/>
          </w:rPr>
          <w:t>Table 2</w:t>
        </w:r>
        <w:r w:rsidR="00AD2D56" w:rsidRPr="00AD2D56">
          <w:rPr>
            <w:rStyle w:val="Hyperlink"/>
            <w:rFonts w:ascii="Arial" w:hAnsi="Arial" w:cs="Arial"/>
            <w:b/>
            <w:bCs/>
            <w:noProof/>
            <w:lang w:val="en-US"/>
          </w:rPr>
          <w:t xml:space="preserve">: </w:t>
        </w:r>
        <w:r w:rsidR="00AD2D56" w:rsidRPr="00AD2D56">
          <w:rPr>
            <w:rStyle w:val="Hyperlink"/>
            <w:rFonts w:ascii="Arial" w:hAnsi="Arial" w:cs="Arial"/>
            <w:b/>
            <w:bCs/>
            <w:noProof/>
          </w:rPr>
          <w:t>Bidders by nationality</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_Toc138691271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12</w:t>
        </w:r>
        <w:r w:rsidR="00AD2D56" w:rsidRPr="00AD2D56">
          <w:rPr>
            <w:rFonts w:ascii="Arial" w:hAnsi="Arial" w:cs="Arial"/>
            <w:noProof/>
          </w:rPr>
          <w:fldChar w:fldCharType="end"/>
        </w:r>
      </w:hyperlink>
    </w:p>
    <w:p w14:paraId="630F2583" w14:textId="77777777" w:rsidR="00AD2D56" w:rsidRPr="00AD2D56" w:rsidRDefault="00000000">
      <w:pPr>
        <w:pStyle w:val="TableofFigures"/>
        <w:tabs>
          <w:tab w:val="right" w:leader="dot" w:pos="9016"/>
        </w:tabs>
        <w:ind w:left="960" w:hanging="480"/>
        <w:rPr>
          <w:rFonts w:ascii="Arial" w:eastAsiaTheme="minorEastAsia" w:hAnsi="Arial" w:cs="Arial"/>
          <w:noProof/>
          <w:kern w:val="0"/>
          <w:sz w:val="22"/>
          <w:szCs w:val="22"/>
          <w:lang w:val="en-US"/>
          <w14:ligatures w14:val="none"/>
        </w:rPr>
      </w:pPr>
      <w:hyperlink w:anchor="_Toc138691272" w:history="1">
        <w:r w:rsidR="00AD2D56" w:rsidRPr="00AD2D56">
          <w:rPr>
            <w:rStyle w:val="Hyperlink"/>
            <w:rFonts w:ascii="Arial" w:hAnsi="Arial" w:cs="Arial"/>
            <w:b/>
            <w:bCs/>
            <w:noProof/>
          </w:rPr>
          <w:t>Table 3</w:t>
        </w:r>
        <w:r w:rsidR="00AD2D56" w:rsidRPr="00AD2D56">
          <w:rPr>
            <w:rStyle w:val="Hyperlink"/>
            <w:rFonts w:ascii="Arial" w:hAnsi="Arial" w:cs="Arial"/>
            <w:b/>
            <w:bCs/>
            <w:noProof/>
            <w:lang w:val="en-US"/>
          </w:rPr>
          <w:t xml:space="preserve">: </w:t>
        </w:r>
        <w:r w:rsidR="00AD2D56" w:rsidRPr="00AD2D56">
          <w:rPr>
            <w:rStyle w:val="Hyperlink"/>
            <w:rFonts w:ascii="Arial" w:hAnsi="Arial" w:cs="Arial"/>
            <w:b/>
            <w:bCs/>
            <w:noProof/>
          </w:rPr>
          <w:t>Most frequen</w:t>
        </w:r>
        <w:r w:rsidR="00AD2D56" w:rsidRPr="00AD2D56">
          <w:rPr>
            <w:rStyle w:val="Hyperlink"/>
            <w:rFonts w:ascii="Arial" w:hAnsi="Arial" w:cs="Arial"/>
            <w:b/>
            <w:bCs/>
            <w:noProof/>
            <w:lang w:val="en-US"/>
          </w:rPr>
          <w:t>t</w:t>
        </w:r>
        <w:r w:rsidR="00AD2D56" w:rsidRPr="00AD2D56">
          <w:rPr>
            <w:rStyle w:val="Hyperlink"/>
            <w:rFonts w:ascii="Arial" w:hAnsi="Arial" w:cs="Arial"/>
            <w:b/>
            <w:bCs/>
            <w:noProof/>
          </w:rPr>
          <w:t xml:space="preserve"> winning providers per PDE</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_Toc138691272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13</w:t>
        </w:r>
        <w:r w:rsidR="00AD2D56" w:rsidRPr="00AD2D56">
          <w:rPr>
            <w:rFonts w:ascii="Arial" w:hAnsi="Arial" w:cs="Arial"/>
            <w:noProof/>
          </w:rPr>
          <w:fldChar w:fldCharType="end"/>
        </w:r>
      </w:hyperlink>
    </w:p>
    <w:p w14:paraId="571F0527" w14:textId="77777777" w:rsidR="00AD2D56" w:rsidRPr="00AD2D56" w:rsidRDefault="00000000">
      <w:pPr>
        <w:pStyle w:val="TableofFigures"/>
        <w:tabs>
          <w:tab w:val="right" w:leader="dot" w:pos="9016"/>
        </w:tabs>
        <w:ind w:left="960" w:hanging="480"/>
        <w:rPr>
          <w:rFonts w:ascii="Arial" w:eastAsiaTheme="minorEastAsia" w:hAnsi="Arial" w:cs="Arial"/>
          <w:noProof/>
          <w:kern w:val="0"/>
          <w:sz w:val="22"/>
          <w:szCs w:val="22"/>
          <w:lang w:val="en-US"/>
          <w14:ligatures w14:val="none"/>
        </w:rPr>
      </w:pPr>
      <w:hyperlink w:anchor="_Toc138691273" w:history="1">
        <w:r w:rsidR="00AD2D56" w:rsidRPr="00AD2D56">
          <w:rPr>
            <w:rStyle w:val="Hyperlink"/>
            <w:rFonts w:ascii="Arial" w:hAnsi="Arial" w:cs="Arial"/>
            <w:b/>
            <w:bCs/>
            <w:noProof/>
          </w:rPr>
          <w:t>Table 5</w:t>
        </w:r>
        <w:r w:rsidR="00AD2D56" w:rsidRPr="00AD2D56">
          <w:rPr>
            <w:rStyle w:val="Hyperlink"/>
            <w:rFonts w:ascii="Arial" w:hAnsi="Arial" w:cs="Arial"/>
            <w:b/>
            <w:bCs/>
            <w:noProof/>
            <w:lang w:val="en-US"/>
          </w:rPr>
          <w:t xml:space="preserve">: </w:t>
        </w:r>
        <w:r w:rsidR="00AD2D56" w:rsidRPr="00AD2D56">
          <w:rPr>
            <w:rStyle w:val="Hyperlink"/>
            <w:rFonts w:ascii="Arial" w:eastAsia="Calibri" w:hAnsi="Arial" w:cs="Arial"/>
            <w:b/>
            <w:bCs/>
            <w:noProof/>
            <w:lang w:val="en-US" w:eastAsia="zh-CN" w:bidi="ar"/>
          </w:rPr>
          <w:t>Contracts whose Award Value is greater that the Market Price</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_Toc138691273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17</w:t>
        </w:r>
        <w:r w:rsidR="00AD2D56" w:rsidRPr="00AD2D56">
          <w:rPr>
            <w:rFonts w:ascii="Arial" w:hAnsi="Arial" w:cs="Arial"/>
            <w:noProof/>
          </w:rPr>
          <w:fldChar w:fldCharType="end"/>
        </w:r>
      </w:hyperlink>
    </w:p>
    <w:p w14:paraId="5C159EF4" w14:textId="77777777" w:rsidR="00AD2D56" w:rsidRPr="00AD2D56" w:rsidRDefault="00000000">
      <w:pPr>
        <w:pStyle w:val="TableofFigures"/>
        <w:tabs>
          <w:tab w:val="right" w:leader="dot" w:pos="9016"/>
        </w:tabs>
        <w:ind w:left="960" w:hanging="480"/>
        <w:rPr>
          <w:rFonts w:ascii="Arial" w:eastAsiaTheme="minorEastAsia" w:hAnsi="Arial" w:cs="Arial"/>
          <w:noProof/>
          <w:kern w:val="0"/>
          <w:sz w:val="22"/>
          <w:szCs w:val="22"/>
          <w:lang w:val="en-US"/>
          <w14:ligatures w14:val="none"/>
        </w:rPr>
      </w:pPr>
      <w:hyperlink w:anchor="_Toc138691274" w:history="1">
        <w:r w:rsidR="00AD2D56" w:rsidRPr="00AD2D56">
          <w:rPr>
            <w:rStyle w:val="Hyperlink"/>
            <w:rFonts w:ascii="Arial" w:hAnsi="Arial" w:cs="Arial"/>
            <w:b/>
            <w:bCs/>
            <w:noProof/>
          </w:rPr>
          <w:t>Table 6</w:t>
        </w:r>
        <w:r w:rsidR="00AD2D56" w:rsidRPr="00AD2D56">
          <w:rPr>
            <w:rStyle w:val="Hyperlink"/>
            <w:rFonts w:ascii="Arial" w:hAnsi="Arial" w:cs="Arial"/>
            <w:b/>
            <w:bCs/>
            <w:noProof/>
            <w:lang w:val="en-US"/>
          </w:rPr>
          <w:t xml:space="preserve">: </w:t>
        </w:r>
        <w:r w:rsidR="00AD2D56" w:rsidRPr="00AD2D56">
          <w:rPr>
            <w:rStyle w:val="Hyperlink"/>
            <w:rFonts w:ascii="Arial" w:hAnsi="Arial" w:cs="Arial"/>
            <w:b/>
            <w:bCs/>
            <w:noProof/>
            <w:lang w:eastAsia="zh-CN"/>
          </w:rPr>
          <w:t>OC</w:t>
        </w:r>
        <w:r w:rsidR="00AD2D56" w:rsidRPr="00AD2D56">
          <w:rPr>
            <w:rStyle w:val="Hyperlink"/>
            <w:rFonts w:ascii="Arial" w:hAnsi="Arial" w:cs="Arial"/>
            <w:b/>
            <w:bCs/>
            <w:noProof/>
          </w:rPr>
          <w:t>4</w:t>
        </w:r>
        <w:r w:rsidR="00AD2D56" w:rsidRPr="00AD2D56">
          <w:rPr>
            <w:rStyle w:val="Hyperlink"/>
            <w:rFonts w:ascii="Arial" w:hAnsi="Arial" w:cs="Arial"/>
            <w:b/>
            <w:bCs/>
            <w:noProof/>
            <w:lang w:val="en-GB"/>
          </w:rPr>
          <w:t>I</w:t>
        </w:r>
        <w:r w:rsidR="00AD2D56" w:rsidRPr="00AD2D56">
          <w:rPr>
            <w:rStyle w:val="Hyperlink"/>
            <w:rFonts w:ascii="Arial" w:hAnsi="Arial" w:cs="Arial"/>
            <w:b/>
            <w:bCs/>
            <w:noProof/>
          </w:rPr>
          <w:t>DS Project Level information</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_Toc138691274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19</w:t>
        </w:r>
        <w:r w:rsidR="00AD2D56" w:rsidRPr="00AD2D56">
          <w:rPr>
            <w:rFonts w:ascii="Arial" w:hAnsi="Arial" w:cs="Arial"/>
            <w:noProof/>
          </w:rPr>
          <w:fldChar w:fldCharType="end"/>
        </w:r>
      </w:hyperlink>
    </w:p>
    <w:p w14:paraId="447FE529" w14:textId="77777777" w:rsidR="00AD2D56" w:rsidRPr="00AD2D56" w:rsidRDefault="00000000">
      <w:pPr>
        <w:pStyle w:val="TableofFigures"/>
        <w:tabs>
          <w:tab w:val="right" w:leader="dot" w:pos="9016"/>
        </w:tabs>
        <w:ind w:left="960" w:hanging="480"/>
        <w:rPr>
          <w:rFonts w:ascii="Arial" w:eastAsiaTheme="minorEastAsia" w:hAnsi="Arial" w:cs="Arial"/>
          <w:noProof/>
          <w:kern w:val="0"/>
          <w:sz w:val="22"/>
          <w:szCs w:val="22"/>
          <w:lang w:val="en-US"/>
          <w14:ligatures w14:val="none"/>
        </w:rPr>
      </w:pPr>
      <w:hyperlink w:anchor="_Toc138691275" w:history="1">
        <w:r w:rsidR="00AD2D56" w:rsidRPr="00AD2D56">
          <w:rPr>
            <w:rStyle w:val="Hyperlink"/>
            <w:rFonts w:ascii="Arial" w:hAnsi="Arial" w:cs="Arial"/>
            <w:b/>
            <w:bCs/>
            <w:noProof/>
          </w:rPr>
          <w:t>Table 7: OC4</w:t>
        </w:r>
        <w:r w:rsidR="00AD2D56" w:rsidRPr="00AD2D56">
          <w:rPr>
            <w:rStyle w:val="Hyperlink"/>
            <w:rFonts w:ascii="Arial" w:hAnsi="Arial" w:cs="Arial"/>
            <w:b/>
            <w:bCs/>
            <w:noProof/>
            <w:lang w:eastAsia="zh-CN"/>
          </w:rPr>
          <w:t>I</w:t>
        </w:r>
        <w:r w:rsidR="00AD2D56" w:rsidRPr="00AD2D56">
          <w:rPr>
            <w:rStyle w:val="Hyperlink"/>
            <w:rFonts w:ascii="Arial" w:hAnsi="Arial" w:cs="Arial"/>
            <w:b/>
            <w:bCs/>
            <w:noProof/>
          </w:rPr>
          <w:t xml:space="preserve">DS Contract level </w:t>
        </w:r>
        <w:r w:rsidR="00AD2D56" w:rsidRPr="00AD2D56">
          <w:rPr>
            <w:rStyle w:val="Hyperlink"/>
            <w:rFonts w:ascii="Arial" w:hAnsi="Arial" w:cs="Arial"/>
            <w:b/>
            <w:bCs/>
            <w:noProof/>
            <w:lang w:val="en-US"/>
          </w:rPr>
          <w:t>information</w:t>
        </w:r>
        <w:r w:rsidR="00AD2D56" w:rsidRPr="00AD2D56">
          <w:rPr>
            <w:rFonts w:ascii="Arial" w:hAnsi="Arial" w:cs="Arial"/>
            <w:noProof/>
          </w:rPr>
          <w:tab/>
        </w:r>
        <w:r w:rsidR="00AD2D56" w:rsidRPr="00AD2D56">
          <w:rPr>
            <w:rFonts w:ascii="Arial" w:hAnsi="Arial" w:cs="Arial"/>
            <w:noProof/>
          </w:rPr>
          <w:fldChar w:fldCharType="begin"/>
        </w:r>
        <w:r w:rsidR="00AD2D56" w:rsidRPr="00AD2D56">
          <w:rPr>
            <w:rFonts w:ascii="Arial" w:hAnsi="Arial" w:cs="Arial"/>
            <w:noProof/>
          </w:rPr>
          <w:instrText xml:space="preserve"> PAGEREF _Toc138691275 \h </w:instrText>
        </w:r>
        <w:r w:rsidR="00AD2D56" w:rsidRPr="00AD2D56">
          <w:rPr>
            <w:rFonts w:ascii="Arial" w:hAnsi="Arial" w:cs="Arial"/>
            <w:noProof/>
          </w:rPr>
        </w:r>
        <w:r w:rsidR="00AD2D56" w:rsidRPr="00AD2D56">
          <w:rPr>
            <w:rFonts w:ascii="Arial" w:hAnsi="Arial" w:cs="Arial"/>
            <w:noProof/>
          </w:rPr>
          <w:fldChar w:fldCharType="separate"/>
        </w:r>
        <w:r w:rsidR="00AD2D56" w:rsidRPr="00AD2D56">
          <w:rPr>
            <w:rFonts w:ascii="Arial" w:hAnsi="Arial" w:cs="Arial"/>
            <w:noProof/>
          </w:rPr>
          <w:t>20</w:t>
        </w:r>
        <w:r w:rsidR="00AD2D56" w:rsidRPr="00AD2D56">
          <w:rPr>
            <w:rFonts w:ascii="Arial" w:hAnsi="Arial" w:cs="Arial"/>
            <w:noProof/>
          </w:rPr>
          <w:fldChar w:fldCharType="end"/>
        </w:r>
      </w:hyperlink>
    </w:p>
    <w:p w14:paraId="2335D322"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rPr>
        <w:fldChar w:fldCharType="end"/>
      </w:r>
      <w:r w:rsidRPr="00AD2D56">
        <w:rPr>
          <w:rFonts w:ascii="Arial" w:hAnsi="Arial" w:cs="Arial"/>
          <w:sz w:val="22"/>
          <w:szCs w:val="22"/>
          <w:lang w:val="en-US"/>
        </w:rPr>
        <w:t xml:space="preserve"> </w:t>
      </w:r>
    </w:p>
    <w:p w14:paraId="62F18050" w14:textId="77777777" w:rsidR="00666956" w:rsidRPr="00AD2D56" w:rsidRDefault="00F957A5" w:rsidP="00057158">
      <w:pPr>
        <w:jc w:val="both"/>
        <w:rPr>
          <w:rFonts w:ascii="Arial" w:hAnsi="Arial" w:cs="Arial"/>
          <w:sz w:val="22"/>
          <w:szCs w:val="22"/>
          <w:lang w:val="en-US"/>
        </w:rPr>
      </w:pPr>
      <w:r w:rsidRPr="00AD2D56">
        <w:rPr>
          <w:rFonts w:ascii="Arial" w:hAnsi="Arial" w:cs="Arial"/>
          <w:b/>
          <w:sz w:val="22"/>
          <w:szCs w:val="22"/>
          <w:lang w:val="en-US"/>
        </w:rPr>
        <w:t xml:space="preserve">LIST OF FIGURES </w:t>
      </w:r>
    </w:p>
    <w:p w14:paraId="65D46968" w14:textId="77777777" w:rsidR="00666956" w:rsidRPr="00AD2D56" w:rsidRDefault="00F957A5" w:rsidP="00057158">
      <w:pPr>
        <w:pStyle w:val="TableofFigures"/>
        <w:tabs>
          <w:tab w:val="right" w:leader="dot" w:pos="9026"/>
        </w:tabs>
        <w:ind w:left="920" w:hanging="440"/>
        <w:jc w:val="both"/>
        <w:rPr>
          <w:rFonts w:ascii="Arial" w:hAnsi="Arial" w:cs="Arial"/>
          <w:noProof/>
          <w:sz w:val="22"/>
          <w:szCs w:val="22"/>
        </w:rPr>
      </w:pPr>
      <w:r w:rsidRPr="00AD2D56">
        <w:rPr>
          <w:rFonts w:ascii="Arial" w:hAnsi="Arial" w:cs="Arial"/>
          <w:bCs/>
          <w:sz w:val="22"/>
          <w:szCs w:val="22"/>
          <w:lang w:val="en-US"/>
        </w:rPr>
        <w:fldChar w:fldCharType="begin"/>
      </w:r>
      <w:r w:rsidRPr="00AD2D56">
        <w:rPr>
          <w:rFonts w:ascii="Arial" w:hAnsi="Arial" w:cs="Arial"/>
          <w:bCs/>
          <w:sz w:val="22"/>
          <w:szCs w:val="22"/>
          <w:lang w:val="en-US"/>
        </w:rPr>
        <w:instrText>TOC \h \c "Figure"</w:instrText>
      </w:r>
      <w:r w:rsidRPr="00AD2D56">
        <w:rPr>
          <w:rFonts w:ascii="Arial" w:hAnsi="Arial" w:cs="Arial"/>
          <w:bCs/>
          <w:sz w:val="22"/>
          <w:szCs w:val="22"/>
          <w:lang w:val="en-US"/>
        </w:rPr>
        <w:fldChar w:fldCharType="separate"/>
      </w:r>
      <w:hyperlink w:anchor="_Toc11619" w:history="1">
        <w:r w:rsidRPr="00AD2D56">
          <w:rPr>
            <w:rFonts w:ascii="Arial" w:hAnsi="Arial" w:cs="Arial"/>
            <w:noProof/>
            <w:sz w:val="22"/>
            <w:szCs w:val="22"/>
          </w:rPr>
          <w:t xml:space="preserve">Figure 1 </w:t>
        </w:r>
        <w:r w:rsidRPr="00AD2D56">
          <w:rPr>
            <w:rFonts w:ascii="Arial" w:hAnsi="Arial" w:cs="Arial"/>
            <w:noProof/>
            <w:sz w:val="22"/>
            <w:szCs w:val="22"/>
            <w:lang w:val="en-US"/>
          </w:rPr>
          <w:t>: N</w:t>
        </w:r>
        <w:r w:rsidRPr="00AD2D56">
          <w:rPr>
            <w:rFonts w:ascii="Arial" w:hAnsi="Arial" w:cs="Arial"/>
            <w:noProof/>
            <w:sz w:val="22"/>
            <w:szCs w:val="22"/>
          </w:rPr>
          <w:t xml:space="preserve">umber of bids received </w:t>
        </w:r>
        <w:r w:rsidRPr="00AD2D56">
          <w:rPr>
            <w:rFonts w:ascii="Arial" w:hAnsi="Arial" w:cs="Arial"/>
            <w:noProof/>
            <w:sz w:val="22"/>
            <w:szCs w:val="22"/>
            <w:lang w:val="en-US"/>
          </w:rPr>
          <w:t>by  pr</w:t>
        </w:r>
        <w:r w:rsidRPr="00AD2D56">
          <w:rPr>
            <w:rFonts w:ascii="Arial" w:hAnsi="Arial" w:cs="Arial"/>
            <w:noProof/>
            <w:sz w:val="22"/>
            <w:szCs w:val="22"/>
          </w:rPr>
          <w:t>ocurement method</w:t>
        </w:r>
        <w:r w:rsidRPr="00AD2D56">
          <w:rPr>
            <w:rFonts w:ascii="Arial" w:hAnsi="Arial" w:cs="Arial"/>
            <w:noProof/>
            <w:sz w:val="22"/>
            <w:szCs w:val="22"/>
            <w:lang w:val="en-US"/>
          </w:rPr>
          <w:t xml:space="preserve"> </w:t>
        </w:r>
        <w:r w:rsidRPr="00AD2D56">
          <w:rPr>
            <w:rFonts w:ascii="Arial" w:hAnsi="Arial" w:cs="Arial"/>
            <w:noProof/>
            <w:sz w:val="22"/>
            <w:szCs w:val="22"/>
          </w:rPr>
          <w:tab/>
        </w:r>
        <w:r w:rsidRPr="00AD2D56">
          <w:rPr>
            <w:rFonts w:ascii="Arial" w:hAnsi="Arial" w:cs="Arial"/>
            <w:noProof/>
            <w:sz w:val="22"/>
            <w:szCs w:val="22"/>
          </w:rPr>
          <w:fldChar w:fldCharType="begin"/>
        </w:r>
        <w:r w:rsidRPr="00AD2D56">
          <w:rPr>
            <w:rFonts w:ascii="Arial" w:hAnsi="Arial" w:cs="Arial"/>
            <w:noProof/>
            <w:sz w:val="22"/>
            <w:szCs w:val="22"/>
          </w:rPr>
          <w:instrText xml:space="preserve"> PAGEREF _Toc11619 \h </w:instrText>
        </w:r>
        <w:r w:rsidRPr="00AD2D56">
          <w:rPr>
            <w:rFonts w:ascii="Arial" w:hAnsi="Arial" w:cs="Arial"/>
            <w:noProof/>
            <w:sz w:val="22"/>
            <w:szCs w:val="22"/>
          </w:rPr>
        </w:r>
        <w:r w:rsidRPr="00AD2D56">
          <w:rPr>
            <w:rFonts w:ascii="Arial" w:hAnsi="Arial" w:cs="Arial"/>
            <w:noProof/>
            <w:sz w:val="22"/>
            <w:szCs w:val="22"/>
          </w:rPr>
          <w:fldChar w:fldCharType="separate"/>
        </w:r>
        <w:r w:rsidR="00AD2D56">
          <w:rPr>
            <w:rFonts w:ascii="Arial" w:hAnsi="Arial" w:cs="Arial"/>
            <w:noProof/>
            <w:sz w:val="22"/>
            <w:szCs w:val="22"/>
          </w:rPr>
          <w:t>11</w:t>
        </w:r>
        <w:r w:rsidRPr="00AD2D56">
          <w:rPr>
            <w:rFonts w:ascii="Arial" w:hAnsi="Arial" w:cs="Arial"/>
            <w:noProof/>
            <w:sz w:val="22"/>
            <w:szCs w:val="22"/>
          </w:rPr>
          <w:fldChar w:fldCharType="end"/>
        </w:r>
      </w:hyperlink>
    </w:p>
    <w:p w14:paraId="20DCADA6" w14:textId="77777777" w:rsidR="00666956" w:rsidRPr="00AD2D56" w:rsidRDefault="00000000" w:rsidP="00057158">
      <w:pPr>
        <w:pStyle w:val="TableofFigures"/>
        <w:tabs>
          <w:tab w:val="right" w:leader="dot" w:pos="9026"/>
        </w:tabs>
        <w:ind w:left="960" w:hanging="480"/>
        <w:jc w:val="both"/>
        <w:rPr>
          <w:rFonts w:ascii="Arial" w:hAnsi="Arial" w:cs="Arial"/>
          <w:noProof/>
          <w:sz w:val="22"/>
          <w:szCs w:val="22"/>
        </w:rPr>
      </w:pPr>
      <w:hyperlink w:anchor="_Toc12131" w:history="1">
        <w:r w:rsidR="00F957A5" w:rsidRPr="00AD2D56">
          <w:rPr>
            <w:rFonts w:ascii="Arial" w:hAnsi="Arial" w:cs="Arial"/>
            <w:bCs/>
            <w:noProof/>
            <w:sz w:val="22"/>
            <w:szCs w:val="22"/>
          </w:rPr>
          <w:t xml:space="preserve">Figure </w:t>
        </w:r>
        <w:r w:rsidR="00F957A5" w:rsidRPr="00AD2D56">
          <w:rPr>
            <w:rFonts w:ascii="Arial" w:hAnsi="Arial" w:cs="Arial"/>
            <w:noProof/>
            <w:sz w:val="22"/>
            <w:szCs w:val="22"/>
          </w:rPr>
          <w:t xml:space="preserve">2 </w:t>
        </w:r>
        <w:r w:rsidR="00F957A5" w:rsidRPr="00AD2D56">
          <w:rPr>
            <w:rFonts w:ascii="Arial" w:hAnsi="Arial" w:cs="Arial"/>
            <w:noProof/>
            <w:sz w:val="22"/>
            <w:szCs w:val="22"/>
            <w:lang w:val="en-US"/>
          </w:rPr>
          <w:t xml:space="preserve">: </w:t>
        </w:r>
        <w:r w:rsidR="00F957A5" w:rsidRPr="00AD2D56">
          <w:rPr>
            <w:rFonts w:ascii="Arial" w:hAnsi="Arial" w:cs="Arial"/>
            <w:bCs/>
            <w:noProof/>
            <w:sz w:val="22"/>
            <w:szCs w:val="22"/>
          </w:rPr>
          <w:t xml:space="preserve">Awards by Procurement </w:t>
        </w:r>
        <w:r w:rsidR="00F957A5" w:rsidRPr="00AD2D56">
          <w:rPr>
            <w:rFonts w:ascii="Arial" w:hAnsi="Arial" w:cs="Arial"/>
            <w:bCs/>
            <w:noProof/>
            <w:sz w:val="22"/>
            <w:szCs w:val="22"/>
            <w:lang w:val="en-US"/>
          </w:rPr>
          <w:t>method</w:t>
        </w:r>
        <w:r w:rsidR="00F957A5" w:rsidRPr="00AD2D56">
          <w:rPr>
            <w:rFonts w:ascii="Arial" w:hAnsi="Arial" w:cs="Arial"/>
            <w:noProof/>
            <w:sz w:val="22"/>
            <w:szCs w:val="22"/>
          </w:rPr>
          <w:tab/>
        </w:r>
        <w:r w:rsidR="00F957A5" w:rsidRPr="00AD2D56">
          <w:rPr>
            <w:rFonts w:ascii="Arial" w:hAnsi="Arial" w:cs="Arial"/>
            <w:noProof/>
            <w:sz w:val="22"/>
            <w:szCs w:val="22"/>
          </w:rPr>
          <w:fldChar w:fldCharType="begin"/>
        </w:r>
        <w:r w:rsidR="00F957A5" w:rsidRPr="00AD2D56">
          <w:rPr>
            <w:rFonts w:ascii="Arial" w:hAnsi="Arial" w:cs="Arial"/>
            <w:noProof/>
            <w:sz w:val="22"/>
            <w:szCs w:val="22"/>
          </w:rPr>
          <w:instrText xml:space="preserve"> PAGEREF _Toc12131 \h </w:instrText>
        </w:r>
        <w:r w:rsidR="00F957A5" w:rsidRPr="00AD2D56">
          <w:rPr>
            <w:rFonts w:ascii="Arial" w:hAnsi="Arial" w:cs="Arial"/>
            <w:noProof/>
            <w:sz w:val="22"/>
            <w:szCs w:val="22"/>
          </w:rPr>
        </w:r>
        <w:r w:rsidR="00F957A5" w:rsidRPr="00AD2D56">
          <w:rPr>
            <w:rFonts w:ascii="Arial" w:hAnsi="Arial" w:cs="Arial"/>
            <w:noProof/>
            <w:sz w:val="22"/>
            <w:szCs w:val="22"/>
          </w:rPr>
          <w:fldChar w:fldCharType="separate"/>
        </w:r>
        <w:r w:rsidR="00AD2D56">
          <w:rPr>
            <w:rFonts w:ascii="Arial" w:hAnsi="Arial" w:cs="Arial"/>
            <w:noProof/>
            <w:sz w:val="22"/>
            <w:szCs w:val="22"/>
          </w:rPr>
          <w:t>12</w:t>
        </w:r>
        <w:r w:rsidR="00F957A5" w:rsidRPr="00AD2D56">
          <w:rPr>
            <w:rFonts w:ascii="Arial" w:hAnsi="Arial" w:cs="Arial"/>
            <w:noProof/>
            <w:sz w:val="22"/>
            <w:szCs w:val="22"/>
          </w:rPr>
          <w:fldChar w:fldCharType="end"/>
        </w:r>
      </w:hyperlink>
    </w:p>
    <w:p w14:paraId="4CFE7E3D" w14:textId="77777777" w:rsidR="00666956" w:rsidRPr="00AD2D56" w:rsidRDefault="00000000" w:rsidP="00057158">
      <w:pPr>
        <w:pStyle w:val="TableofFigures"/>
        <w:tabs>
          <w:tab w:val="right" w:leader="dot" w:pos="9026"/>
        </w:tabs>
        <w:ind w:left="960" w:hanging="480"/>
        <w:jc w:val="both"/>
        <w:rPr>
          <w:rFonts w:ascii="Arial" w:hAnsi="Arial" w:cs="Arial"/>
          <w:noProof/>
          <w:sz w:val="22"/>
          <w:szCs w:val="22"/>
        </w:rPr>
      </w:pPr>
      <w:hyperlink w:anchor="_Toc29128" w:history="1">
        <w:r w:rsidR="00F957A5" w:rsidRPr="00AD2D56">
          <w:rPr>
            <w:rFonts w:ascii="Arial" w:hAnsi="Arial" w:cs="Arial"/>
            <w:noProof/>
            <w:sz w:val="22"/>
            <w:szCs w:val="22"/>
          </w:rPr>
          <w:t xml:space="preserve">Figure 3 </w:t>
        </w:r>
        <w:r w:rsidR="00F957A5" w:rsidRPr="00AD2D56">
          <w:rPr>
            <w:rFonts w:ascii="Arial" w:hAnsi="Arial" w:cs="Arial"/>
            <w:noProof/>
            <w:sz w:val="22"/>
            <w:szCs w:val="22"/>
            <w:lang w:val="en-US"/>
          </w:rPr>
          <w:t xml:space="preserve">: </w:t>
        </w:r>
        <w:r w:rsidR="00F957A5" w:rsidRPr="00AD2D56">
          <w:rPr>
            <w:rFonts w:ascii="Arial" w:hAnsi="Arial" w:cs="Arial"/>
            <w:noProof/>
            <w:sz w:val="22"/>
            <w:szCs w:val="22"/>
          </w:rPr>
          <w:t>Most frequen</w:t>
        </w:r>
        <w:r w:rsidR="00F957A5" w:rsidRPr="00AD2D56">
          <w:rPr>
            <w:rFonts w:ascii="Arial" w:hAnsi="Arial" w:cs="Arial"/>
            <w:noProof/>
            <w:sz w:val="22"/>
            <w:szCs w:val="22"/>
            <w:lang w:val="en-US"/>
          </w:rPr>
          <w:t>t</w:t>
        </w:r>
        <w:r w:rsidR="00F957A5" w:rsidRPr="00AD2D56">
          <w:rPr>
            <w:rFonts w:ascii="Arial" w:hAnsi="Arial" w:cs="Arial"/>
            <w:noProof/>
            <w:sz w:val="22"/>
            <w:szCs w:val="22"/>
          </w:rPr>
          <w:t xml:space="preserve"> winning providers per PDE</w:t>
        </w:r>
        <w:r w:rsidR="00F957A5" w:rsidRPr="00AD2D56">
          <w:rPr>
            <w:rFonts w:ascii="Arial" w:hAnsi="Arial" w:cs="Arial"/>
            <w:noProof/>
            <w:sz w:val="22"/>
            <w:szCs w:val="22"/>
          </w:rPr>
          <w:tab/>
        </w:r>
        <w:r w:rsidR="00F957A5" w:rsidRPr="00AD2D56">
          <w:rPr>
            <w:rFonts w:ascii="Arial" w:hAnsi="Arial" w:cs="Arial"/>
            <w:noProof/>
            <w:sz w:val="22"/>
            <w:szCs w:val="22"/>
          </w:rPr>
          <w:fldChar w:fldCharType="begin"/>
        </w:r>
        <w:r w:rsidR="00F957A5" w:rsidRPr="00AD2D56">
          <w:rPr>
            <w:rFonts w:ascii="Arial" w:hAnsi="Arial" w:cs="Arial"/>
            <w:noProof/>
            <w:sz w:val="22"/>
            <w:szCs w:val="22"/>
          </w:rPr>
          <w:instrText xml:space="preserve"> PAGEREF _Toc29128 \h </w:instrText>
        </w:r>
        <w:r w:rsidR="00F957A5" w:rsidRPr="00AD2D56">
          <w:rPr>
            <w:rFonts w:ascii="Arial" w:hAnsi="Arial" w:cs="Arial"/>
            <w:noProof/>
            <w:sz w:val="22"/>
            <w:szCs w:val="22"/>
          </w:rPr>
        </w:r>
        <w:r w:rsidR="00F957A5" w:rsidRPr="00AD2D56">
          <w:rPr>
            <w:rFonts w:ascii="Arial" w:hAnsi="Arial" w:cs="Arial"/>
            <w:noProof/>
            <w:sz w:val="22"/>
            <w:szCs w:val="22"/>
          </w:rPr>
          <w:fldChar w:fldCharType="separate"/>
        </w:r>
        <w:r w:rsidR="00AD2D56">
          <w:rPr>
            <w:rFonts w:ascii="Arial" w:hAnsi="Arial" w:cs="Arial"/>
            <w:noProof/>
            <w:sz w:val="22"/>
            <w:szCs w:val="22"/>
          </w:rPr>
          <w:t>14</w:t>
        </w:r>
        <w:r w:rsidR="00F957A5" w:rsidRPr="00AD2D56">
          <w:rPr>
            <w:rFonts w:ascii="Arial" w:hAnsi="Arial" w:cs="Arial"/>
            <w:noProof/>
            <w:sz w:val="22"/>
            <w:szCs w:val="22"/>
          </w:rPr>
          <w:fldChar w:fldCharType="end"/>
        </w:r>
      </w:hyperlink>
    </w:p>
    <w:p w14:paraId="5A3DC832" w14:textId="77777777" w:rsidR="00666956" w:rsidRPr="00AD2D56" w:rsidRDefault="00000000" w:rsidP="00057158">
      <w:pPr>
        <w:pStyle w:val="TableofFigures"/>
        <w:tabs>
          <w:tab w:val="right" w:leader="dot" w:pos="9026"/>
        </w:tabs>
        <w:ind w:left="960" w:hanging="480"/>
        <w:jc w:val="both"/>
        <w:rPr>
          <w:rFonts w:ascii="Arial" w:hAnsi="Arial" w:cs="Arial"/>
          <w:noProof/>
          <w:sz w:val="22"/>
          <w:szCs w:val="22"/>
        </w:rPr>
      </w:pPr>
      <w:hyperlink w:anchor="_Toc4418" w:history="1">
        <w:r w:rsidR="00F957A5" w:rsidRPr="00AD2D56">
          <w:rPr>
            <w:rFonts w:ascii="Arial" w:hAnsi="Arial" w:cs="Arial"/>
            <w:bCs/>
            <w:noProof/>
            <w:sz w:val="22"/>
            <w:szCs w:val="22"/>
          </w:rPr>
          <w:t xml:space="preserve">Figure </w:t>
        </w:r>
        <w:r w:rsidR="00F957A5" w:rsidRPr="00AD2D56">
          <w:rPr>
            <w:rFonts w:ascii="Arial" w:hAnsi="Arial" w:cs="Arial"/>
            <w:noProof/>
            <w:sz w:val="22"/>
            <w:szCs w:val="22"/>
          </w:rPr>
          <w:t xml:space="preserve">4 </w:t>
        </w:r>
        <w:r w:rsidR="00F957A5" w:rsidRPr="00AD2D56">
          <w:rPr>
            <w:rFonts w:ascii="Arial" w:hAnsi="Arial" w:cs="Arial"/>
            <w:bCs/>
            <w:noProof/>
            <w:sz w:val="22"/>
            <w:szCs w:val="22"/>
            <w:lang w:val="en-US"/>
          </w:rPr>
          <w:t xml:space="preserve">: </w:t>
        </w:r>
        <w:r w:rsidR="00F957A5" w:rsidRPr="00AD2D56">
          <w:rPr>
            <w:rFonts w:ascii="Arial" w:hAnsi="Arial" w:cs="Arial"/>
            <w:bCs/>
            <w:noProof/>
            <w:sz w:val="22"/>
            <w:szCs w:val="22"/>
          </w:rPr>
          <w:t>Most frequently losing providers per PDE</w:t>
        </w:r>
        <w:r w:rsidR="00F957A5" w:rsidRPr="00AD2D56">
          <w:rPr>
            <w:rFonts w:ascii="Arial" w:hAnsi="Arial" w:cs="Arial"/>
            <w:noProof/>
            <w:sz w:val="22"/>
            <w:szCs w:val="22"/>
          </w:rPr>
          <w:tab/>
        </w:r>
        <w:r w:rsidR="00F957A5" w:rsidRPr="00AD2D56">
          <w:rPr>
            <w:rFonts w:ascii="Arial" w:hAnsi="Arial" w:cs="Arial"/>
            <w:noProof/>
            <w:sz w:val="22"/>
            <w:szCs w:val="22"/>
          </w:rPr>
          <w:fldChar w:fldCharType="begin"/>
        </w:r>
        <w:r w:rsidR="00F957A5" w:rsidRPr="00AD2D56">
          <w:rPr>
            <w:rFonts w:ascii="Arial" w:hAnsi="Arial" w:cs="Arial"/>
            <w:noProof/>
            <w:sz w:val="22"/>
            <w:szCs w:val="22"/>
          </w:rPr>
          <w:instrText xml:space="preserve"> PAGEREF _Toc4418 \h </w:instrText>
        </w:r>
        <w:r w:rsidR="00F957A5" w:rsidRPr="00AD2D56">
          <w:rPr>
            <w:rFonts w:ascii="Arial" w:hAnsi="Arial" w:cs="Arial"/>
            <w:noProof/>
            <w:sz w:val="22"/>
            <w:szCs w:val="22"/>
          </w:rPr>
        </w:r>
        <w:r w:rsidR="00F957A5" w:rsidRPr="00AD2D56">
          <w:rPr>
            <w:rFonts w:ascii="Arial" w:hAnsi="Arial" w:cs="Arial"/>
            <w:noProof/>
            <w:sz w:val="22"/>
            <w:szCs w:val="22"/>
          </w:rPr>
          <w:fldChar w:fldCharType="separate"/>
        </w:r>
        <w:r w:rsidR="00AD2D56">
          <w:rPr>
            <w:rFonts w:ascii="Arial" w:hAnsi="Arial" w:cs="Arial"/>
            <w:noProof/>
            <w:sz w:val="22"/>
            <w:szCs w:val="22"/>
          </w:rPr>
          <w:t>16</w:t>
        </w:r>
        <w:r w:rsidR="00F957A5" w:rsidRPr="00AD2D56">
          <w:rPr>
            <w:rFonts w:ascii="Arial" w:hAnsi="Arial" w:cs="Arial"/>
            <w:noProof/>
            <w:sz w:val="22"/>
            <w:szCs w:val="22"/>
          </w:rPr>
          <w:fldChar w:fldCharType="end"/>
        </w:r>
      </w:hyperlink>
    </w:p>
    <w:p w14:paraId="0F35FE6F" w14:textId="77777777" w:rsidR="00666956" w:rsidRPr="00AD2D56" w:rsidRDefault="00F957A5" w:rsidP="00057158">
      <w:pPr>
        <w:jc w:val="both"/>
        <w:rPr>
          <w:rFonts w:ascii="Arial" w:hAnsi="Arial" w:cs="Arial"/>
          <w:bCs/>
          <w:sz w:val="22"/>
          <w:szCs w:val="22"/>
          <w:lang w:val="en-US"/>
        </w:rPr>
      </w:pPr>
      <w:r w:rsidRPr="00AD2D56">
        <w:rPr>
          <w:rFonts w:ascii="Arial" w:hAnsi="Arial" w:cs="Arial"/>
          <w:bCs/>
          <w:sz w:val="22"/>
          <w:szCs w:val="22"/>
          <w:lang w:val="en-US"/>
        </w:rPr>
        <w:fldChar w:fldCharType="end"/>
      </w:r>
    </w:p>
    <w:p w14:paraId="256E9AC1" w14:textId="77777777" w:rsidR="00666956" w:rsidRPr="00AD2D56" w:rsidRDefault="00666956" w:rsidP="00057158">
      <w:pPr>
        <w:jc w:val="both"/>
        <w:rPr>
          <w:rFonts w:ascii="Arial" w:hAnsi="Arial" w:cs="Arial"/>
          <w:bCs/>
          <w:sz w:val="22"/>
          <w:szCs w:val="22"/>
          <w:lang w:val="en-US"/>
        </w:rPr>
        <w:sectPr w:rsidR="00666956" w:rsidRPr="00AD2D56">
          <w:footerReference w:type="default" r:id="rId12"/>
          <w:pgSz w:w="11906" w:h="16838"/>
          <w:pgMar w:top="1440" w:right="1440" w:bottom="1440" w:left="1440" w:header="708" w:footer="708" w:gutter="0"/>
          <w:pgNumType w:fmt="upperRoman"/>
          <w:cols w:space="708"/>
          <w:docGrid w:linePitch="360"/>
        </w:sectPr>
      </w:pPr>
    </w:p>
    <w:p w14:paraId="1F339AF5" w14:textId="77777777" w:rsidR="00666956" w:rsidRPr="00AD2D56" w:rsidRDefault="00666956" w:rsidP="00057158">
      <w:pPr>
        <w:jc w:val="both"/>
        <w:rPr>
          <w:rFonts w:ascii="Arial" w:hAnsi="Arial" w:cs="Arial"/>
          <w:bCs/>
          <w:sz w:val="22"/>
          <w:szCs w:val="22"/>
          <w:lang w:val="en-US"/>
        </w:rPr>
        <w:sectPr w:rsidR="00666956" w:rsidRPr="00AD2D56">
          <w:footerReference w:type="default" r:id="rId13"/>
          <w:type w:val="continuous"/>
          <w:pgSz w:w="11906" w:h="16838"/>
          <w:pgMar w:top="1440" w:right="1440" w:bottom="1440" w:left="1440" w:header="708" w:footer="708" w:gutter="0"/>
          <w:pgNumType w:fmt="upperRoman"/>
          <w:cols w:space="708"/>
          <w:docGrid w:linePitch="360"/>
        </w:sectPr>
      </w:pPr>
    </w:p>
    <w:p w14:paraId="19CC6F5D" w14:textId="77777777" w:rsidR="00666956" w:rsidRPr="00AD2D56" w:rsidRDefault="00F957A5" w:rsidP="00057158">
      <w:pPr>
        <w:pStyle w:val="Heading1"/>
        <w:jc w:val="both"/>
        <w:rPr>
          <w:rFonts w:cs="Arial"/>
          <w:b/>
          <w:color w:val="auto"/>
          <w:sz w:val="22"/>
          <w:szCs w:val="22"/>
        </w:rPr>
      </w:pPr>
      <w:bookmarkStart w:id="7" w:name="_Toc16676"/>
      <w:bookmarkStart w:id="8" w:name="_Toc138691217"/>
      <w:r w:rsidRPr="00AD2D56">
        <w:rPr>
          <w:rFonts w:cs="Arial"/>
          <w:b/>
          <w:color w:val="auto"/>
          <w:sz w:val="22"/>
          <w:szCs w:val="22"/>
          <w:lang w:val="en-US"/>
        </w:rPr>
        <w:lastRenderedPageBreak/>
        <w:t xml:space="preserve">1.0 </w:t>
      </w:r>
      <w:r w:rsidRPr="00AD2D56">
        <w:rPr>
          <w:rFonts w:cs="Arial"/>
          <w:b/>
          <w:color w:val="auto"/>
          <w:sz w:val="22"/>
          <w:szCs w:val="22"/>
        </w:rPr>
        <w:t>EXECUTIVE SUMMARY</w:t>
      </w:r>
      <w:bookmarkEnd w:id="7"/>
      <w:bookmarkEnd w:id="8"/>
    </w:p>
    <w:p w14:paraId="52D90BC4" w14:textId="77777777" w:rsidR="00666956" w:rsidRPr="00AD2D56" w:rsidRDefault="00666956" w:rsidP="00057158">
      <w:pPr>
        <w:jc w:val="both"/>
        <w:rPr>
          <w:rFonts w:ascii="Arial" w:hAnsi="Arial" w:cs="Arial"/>
          <w:sz w:val="22"/>
          <w:szCs w:val="22"/>
        </w:rPr>
      </w:pPr>
    </w:p>
    <w:p w14:paraId="6032AC4E" w14:textId="77777777" w:rsidR="00AD2D56" w:rsidRDefault="00F957A5" w:rsidP="00057158">
      <w:pPr>
        <w:spacing w:line="360" w:lineRule="auto"/>
        <w:jc w:val="both"/>
        <w:rPr>
          <w:rFonts w:ascii="Arial" w:hAnsi="Arial" w:cs="Arial"/>
          <w:sz w:val="22"/>
          <w:szCs w:val="22"/>
          <w:lang w:val="en-US"/>
        </w:rPr>
      </w:pPr>
      <w:r w:rsidRPr="00AD2D56">
        <w:rPr>
          <w:rFonts w:ascii="Arial" w:eastAsia="SimSun" w:hAnsi="Arial" w:cs="Arial"/>
          <w:sz w:val="22"/>
          <w:szCs w:val="22"/>
        </w:rPr>
        <w:t xml:space="preserve">This report presents an analysis of </w:t>
      </w:r>
      <w:r w:rsidR="00E26B6B" w:rsidRPr="00AD2D56">
        <w:rPr>
          <w:rFonts w:ascii="Arial" w:eastAsia="SimSun" w:hAnsi="Arial" w:cs="Arial"/>
          <w:sz w:val="22"/>
          <w:szCs w:val="22"/>
          <w:lang w:val="en-US"/>
        </w:rPr>
        <w:t>disclosed</w:t>
      </w:r>
      <w:r w:rsidRPr="00AD2D56">
        <w:rPr>
          <w:rFonts w:ascii="Arial" w:eastAsia="SimSun" w:hAnsi="Arial" w:cs="Arial"/>
          <w:sz w:val="22"/>
          <w:szCs w:val="22"/>
        </w:rPr>
        <w:t xml:space="preserve"> infrastructure data through the Government Procurement</w:t>
      </w:r>
      <w:r w:rsidRPr="00AD2D56">
        <w:rPr>
          <w:rFonts w:ascii="Arial" w:eastAsia="SimSun" w:hAnsi="Arial" w:cs="Arial"/>
          <w:sz w:val="22"/>
          <w:szCs w:val="22"/>
          <w:lang w:val="en-GB"/>
        </w:rPr>
        <w:t xml:space="preserve"> Portal (GPP). The analysis sought </w:t>
      </w:r>
      <w:r w:rsidR="009C4332" w:rsidRPr="00AD2D56">
        <w:rPr>
          <w:rFonts w:ascii="Arial" w:eastAsia="SimSun" w:hAnsi="Arial" w:cs="Arial"/>
          <w:sz w:val="22"/>
          <w:szCs w:val="22"/>
          <w:lang w:val="en-GB"/>
        </w:rPr>
        <w:t>to understand the</w:t>
      </w:r>
      <w:r w:rsidRPr="00AD2D56">
        <w:rPr>
          <w:rFonts w:ascii="Arial" w:eastAsia="SimSun" w:hAnsi="Arial" w:cs="Arial"/>
          <w:sz w:val="22"/>
          <w:szCs w:val="22"/>
          <w:lang w:val="en-GB"/>
        </w:rPr>
        <w:t xml:space="preserve"> performance of 131 projects worth </w:t>
      </w:r>
      <w:r w:rsidRPr="00AD2D56">
        <w:rPr>
          <w:rFonts w:ascii="Arial" w:eastAsia="SimSun" w:hAnsi="Arial" w:cs="Arial"/>
          <w:sz w:val="22"/>
          <w:szCs w:val="22"/>
          <w:lang w:val="en-US"/>
        </w:rPr>
        <w:t xml:space="preserve">UGX </w:t>
      </w:r>
      <w:r w:rsidRPr="00AD2D56">
        <w:rPr>
          <w:rFonts w:ascii="Arial" w:eastAsia="SimSun" w:hAnsi="Arial" w:cs="Arial"/>
          <w:sz w:val="22"/>
          <w:szCs w:val="22"/>
          <w:lang w:val="en-GB"/>
        </w:rPr>
        <w:t xml:space="preserve">357 </w:t>
      </w:r>
      <w:r w:rsidR="16DDD9F2" w:rsidRPr="00AD2D56">
        <w:rPr>
          <w:rFonts w:ascii="Arial" w:eastAsia="SimSun" w:hAnsi="Arial" w:cs="Arial"/>
          <w:sz w:val="22"/>
          <w:szCs w:val="22"/>
          <w:lang w:val="en-GB"/>
        </w:rPr>
        <w:t>billion</w:t>
      </w:r>
      <w:r w:rsidRPr="00AD2D56">
        <w:rPr>
          <w:rFonts w:ascii="Arial" w:eastAsia="SimSun" w:hAnsi="Arial" w:cs="Arial"/>
          <w:sz w:val="22"/>
          <w:szCs w:val="22"/>
          <w:lang w:val="en-GB"/>
        </w:rPr>
        <w:t xml:space="preserve"> from 1</w:t>
      </w:r>
      <w:r w:rsidRPr="00AD2D56">
        <w:rPr>
          <w:rFonts w:ascii="Arial" w:eastAsia="SimSun" w:hAnsi="Arial" w:cs="Arial"/>
          <w:sz w:val="22"/>
          <w:szCs w:val="22"/>
          <w:lang w:val="en-US"/>
        </w:rPr>
        <w:t>3</w:t>
      </w:r>
      <w:r w:rsidRPr="00AD2D56">
        <w:rPr>
          <w:rFonts w:ascii="Arial" w:eastAsia="SimSun" w:hAnsi="Arial" w:cs="Arial"/>
          <w:sz w:val="22"/>
          <w:szCs w:val="22"/>
          <w:lang w:val="en-GB"/>
        </w:rPr>
        <w:t xml:space="preserve"> selected entities against set indicators; identify areas of improvement and possible use cases to guide integration of the Open Contracting for Infrastructure Data Standard within the Electronic Government Procurement Portal in partnership with the Ministry of Planning and Economic Development. </w:t>
      </w:r>
      <w:r w:rsidRPr="00AD2D56">
        <w:rPr>
          <w:rFonts w:ascii="Arial" w:eastAsia="SimSun" w:hAnsi="Arial" w:cs="Arial"/>
          <w:sz w:val="22"/>
          <w:szCs w:val="22"/>
        </w:rPr>
        <w:t xml:space="preserve"> </w:t>
      </w:r>
      <w:r w:rsidRPr="00AD2D56">
        <w:rPr>
          <w:rFonts w:ascii="Arial" w:eastAsia="SimSun" w:hAnsi="Arial" w:cs="Arial"/>
          <w:sz w:val="22"/>
          <w:szCs w:val="22"/>
          <w:lang w:val="en-US"/>
        </w:rPr>
        <w:t xml:space="preserve"> </w:t>
      </w:r>
      <w:r w:rsidRPr="00AD2D56">
        <w:rPr>
          <w:rFonts w:ascii="Arial" w:hAnsi="Arial" w:cs="Arial"/>
          <w:sz w:val="22"/>
          <w:szCs w:val="22"/>
        </w:rPr>
        <w:t xml:space="preserve">The analysis was based on selected indicators </w:t>
      </w:r>
      <w:r w:rsidRPr="00AD2D56">
        <w:rPr>
          <w:rFonts w:ascii="Arial" w:hAnsi="Arial" w:cs="Arial"/>
          <w:sz w:val="22"/>
          <w:szCs w:val="22"/>
          <w:lang w:val="en-US"/>
        </w:rPr>
        <w:t xml:space="preserve">covering the </w:t>
      </w:r>
      <w:r w:rsidRPr="00AD2D56">
        <w:rPr>
          <w:rFonts w:ascii="Arial" w:hAnsi="Arial" w:cs="Arial"/>
          <w:sz w:val="22"/>
          <w:szCs w:val="22"/>
        </w:rPr>
        <w:t xml:space="preserve">following </w:t>
      </w:r>
      <w:r w:rsidRPr="00AD2D56">
        <w:rPr>
          <w:rFonts w:ascii="Arial" w:hAnsi="Arial" w:cs="Arial"/>
          <w:sz w:val="22"/>
          <w:szCs w:val="22"/>
          <w:lang w:val="en-US"/>
        </w:rPr>
        <w:t>broad use areas</w:t>
      </w:r>
      <w:r w:rsidRPr="00AD2D56">
        <w:rPr>
          <w:rFonts w:ascii="Arial" w:hAnsi="Arial" w:cs="Arial"/>
          <w:sz w:val="22"/>
          <w:szCs w:val="22"/>
        </w:rPr>
        <w:t xml:space="preserve">: </w:t>
      </w:r>
      <w:r w:rsidRPr="00AD2D56">
        <w:rPr>
          <w:rFonts w:ascii="Arial" w:hAnsi="Arial" w:cs="Arial"/>
          <w:sz w:val="22"/>
          <w:szCs w:val="22"/>
          <w:lang w:val="en-US"/>
        </w:rPr>
        <w:t>p</w:t>
      </w:r>
      <w:r w:rsidRPr="00AD2D56">
        <w:rPr>
          <w:rFonts w:ascii="Arial" w:hAnsi="Arial" w:cs="Arial"/>
          <w:sz w:val="22"/>
          <w:szCs w:val="22"/>
        </w:rPr>
        <w:t>erformance monitoring</w:t>
      </w:r>
      <w:r w:rsidRPr="00AD2D56">
        <w:rPr>
          <w:rFonts w:ascii="Arial" w:hAnsi="Arial" w:cs="Arial"/>
          <w:sz w:val="22"/>
          <w:szCs w:val="22"/>
          <w:lang w:val="en-US"/>
        </w:rPr>
        <w:t>, bench-marking</w:t>
      </w:r>
      <w:r w:rsidRPr="00AD2D56">
        <w:rPr>
          <w:rFonts w:ascii="Arial" w:hAnsi="Arial" w:cs="Arial"/>
          <w:sz w:val="22"/>
          <w:szCs w:val="22"/>
        </w:rPr>
        <w:t xml:space="preserve"> performance</w:t>
      </w:r>
      <w:r w:rsidRPr="00AD2D56">
        <w:rPr>
          <w:rFonts w:ascii="Arial" w:hAnsi="Arial" w:cs="Arial"/>
          <w:sz w:val="22"/>
          <w:szCs w:val="22"/>
          <w:lang w:val="en-US"/>
        </w:rPr>
        <w:t>; t</w:t>
      </w:r>
      <w:r w:rsidRPr="00AD2D56">
        <w:rPr>
          <w:rFonts w:ascii="Arial" w:hAnsi="Arial" w:cs="Arial"/>
          <w:sz w:val="22"/>
          <w:szCs w:val="22"/>
        </w:rPr>
        <w:t>ransparency  reports</w:t>
      </w:r>
      <w:r w:rsidRPr="00AD2D56">
        <w:rPr>
          <w:rFonts w:ascii="Arial" w:hAnsi="Arial" w:cs="Arial"/>
          <w:sz w:val="22"/>
          <w:szCs w:val="22"/>
          <w:lang w:val="en-US"/>
        </w:rPr>
        <w:t>; s</w:t>
      </w:r>
      <w:r w:rsidRPr="00AD2D56">
        <w:rPr>
          <w:rFonts w:ascii="Arial" w:hAnsi="Arial" w:cs="Arial"/>
          <w:sz w:val="22"/>
          <w:szCs w:val="22"/>
        </w:rPr>
        <w:t>upplier analysis</w:t>
      </w:r>
      <w:r w:rsidRPr="00AD2D56">
        <w:rPr>
          <w:rFonts w:ascii="Arial" w:hAnsi="Arial" w:cs="Arial"/>
          <w:sz w:val="22"/>
          <w:szCs w:val="22"/>
          <w:lang w:val="en-US"/>
        </w:rPr>
        <w:t xml:space="preserve">; and other OC4IDs </w:t>
      </w:r>
      <w:r w:rsidRPr="00AD2D56">
        <w:rPr>
          <w:rFonts w:ascii="Arial" w:hAnsi="Arial" w:cs="Arial"/>
          <w:sz w:val="22"/>
          <w:szCs w:val="22"/>
        </w:rPr>
        <w:t>Red-flag</w:t>
      </w:r>
      <w:r w:rsidRPr="00AD2D56">
        <w:rPr>
          <w:rFonts w:ascii="Arial" w:hAnsi="Arial" w:cs="Arial"/>
          <w:sz w:val="22"/>
          <w:szCs w:val="22"/>
          <w:lang w:val="en-GB"/>
        </w:rPr>
        <w:t>s</w:t>
      </w:r>
      <w:r w:rsidRPr="00AD2D56">
        <w:rPr>
          <w:rFonts w:ascii="Arial" w:hAnsi="Arial" w:cs="Arial"/>
          <w:sz w:val="22"/>
          <w:szCs w:val="22"/>
          <w:lang w:val="en-US"/>
        </w:rPr>
        <w:t xml:space="preserve">. </w:t>
      </w:r>
    </w:p>
    <w:p w14:paraId="6BA534E5" w14:textId="13090847" w:rsidR="00666956" w:rsidRPr="00AD2D56" w:rsidRDefault="00F957A5" w:rsidP="00057158">
      <w:pPr>
        <w:spacing w:line="360" w:lineRule="auto"/>
        <w:jc w:val="both"/>
        <w:rPr>
          <w:rFonts w:ascii="Arial" w:hAnsi="Arial" w:cs="Arial"/>
          <w:sz w:val="22"/>
          <w:szCs w:val="22"/>
          <w:lang w:eastAsia="zh-CN"/>
        </w:rPr>
      </w:pPr>
      <w:r w:rsidRPr="00AD2D56">
        <w:rPr>
          <w:rFonts w:ascii="Arial" w:hAnsi="Arial" w:cs="Arial"/>
          <w:sz w:val="22"/>
          <w:szCs w:val="22"/>
          <w:lang w:val="en-US"/>
        </w:rPr>
        <w:t xml:space="preserve">The key indicators computed for this purpose </w:t>
      </w:r>
      <w:r w:rsidR="00057158" w:rsidRPr="00AD2D56">
        <w:rPr>
          <w:rFonts w:ascii="Arial" w:hAnsi="Arial" w:cs="Arial"/>
          <w:sz w:val="22"/>
          <w:szCs w:val="22"/>
          <w:lang w:val="en-US"/>
        </w:rPr>
        <w:t>include delays</w:t>
      </w:r>
      <w:r w:rsidR="00057158" w:rsidRPr="00AD2D56">
        <w:rPr>
          <w:rFonts w:ascii="Arial" w:hAnsi="Arial" w:cs="Arial"/>
          <w:sz w:val="22"/>
          <w:szCs w:val="22"/>
        </w:rPr>
        <w:t>,</w:t>
      </w:r>
      <w:r w:rsidRPr="00AD2D56">
        <w:rPr>
          <w:rFonts w:ascii="Arial" w:hAnsi="Arial" w:cs="Arial"/>
          <w:sz w:val="22"/>
          <w:szCs w:val="22"/>
          <w:lang w:val="en-US"/>
        </w:rPr>
        <w:t xml:space="preserve"> c</w:t>
      </w:r>
      <w:r w:rsidRPr="00AD2D56">
        <w:rPr>
          <w:rFonts w:ascii="Arial" w:hAnsi="Arial" w:cs="Arial"/>
          <w:sz w:val="22"/>
          <w:szCs w:val="22"/>
        </w:rPr>
        <w:t>ost overruns</w:t>
      </w:r>
      <w:r w:rsidRPr="00AD2D56">
        <w:rPr>
          <w:rFonts w:ascii="Arial" w:hAnsi="Arial" w:cs="Arial"/>
          <w:sz w:val="22"/>
          <w:szCs w:val="22"/>
          <w:lang w:val="en-US"/>
        </w:rPr>
        <w:t>, frequent bid winners and losers, l</w:t>
      </w:r>
      <w:r w:rsidR="009C4332" w:rsidRPr="00AD2D56">
        <w:rPr>
          <w:rFonts w:ascii="Arial" w:hAnsi="Arial" w:cs="Arial"/>
          <w:sz w:val="22"/>
          <w:szCs w:val="22"/>
        </w:rPr>
        <w:t>ocal</w:t>
      </w:r>
      <w:r w:rsidR="3992B0E4" w:rsidRPr="00AD2D56">
        <w:rPr>
          <w:rFonts w:ascii="Arial" w:hAnsi="Arial" w:cs="Arial"/>
          <w:sz w:val="22"/>
          <w:szCs w:val="22"/>
        </w:rPr>
        <w:t>（</w:t>
      </w:r>
      <w:r w:rsidR="3992B0E4" w:rsidRPr="00AD2D56">
        <w:rPr>
          <w:rFonts w:ascii="Arial" w:hAnsi="Arial" w:cs="Arial"/>
          <w:sz w:val="22"/>
          <w:szCs w:val="22"/>
        </w:rPr>
        <w:t>%</w:t>
      </w:r>
      <w:r w:rsidRPr="00AD2D56">
        <w:rPr>
          <w:rFonts w:ascii="Arial" w:hAnsi="Arial" w:cs="Arial"/>
          <w:sz w:val="22"/>
          <w:szCs w:val="22"/>
        </w:rPr>
        <w:t xml:space="preserve"> local contractors</w:t>
      </w:r>
      <w:r w:rsidR="009C4332" w:rsidRPr="00AD2D56">
        <w:rPr>
          <w:rFonts w:ascii="Arial" w:hAnsi="Arial" w:cs="Arial"/>
          <w:sz w:val="22"/>
          <w:szCs w:val="22"/>
        </w:rPr>
        <w:t xml:space="preserve">, </w:t>
      </w:r>
      <w:r w:rsidRPr="00AD2D56">
        <w:rPr>
          <w:rFonts w:ascii="Arial" w:hAnsi="Arial" w:cs="Arial"/>
          <w:sz w:val="22"/>
          <w:szCs w:val="22"/>
          <w:lang w:val="en-US"/>
        </w:rPr>
        <w:t>procurement</w:t>
      </w:r>
      <w:r w:rsidRPr="00AD2D56">
        <w:rPr>
          <w:rFonts w:ascii="Arial" w:hAnsi="Arial" w:cs="Arial"/>
          <w:sz w:val="22"/>
          <w:szCs w:val="22"/>
        </w:rPr>
        <w:t xml:space="preserve"> method</w:t>
      </w:r>
      <w:r w:rsidRPr="00AD2D56">
        <w:rPr>
          <w:rFonts w:ascii="Arial" w:hAnsi="Arial" w:cs="Arial"/>
          <w:sz w:val="22"/>
          <w:szCs w:val="22"/>
          <w:lang w:val="en-US"/>
        </w:rPr>
        <w:t xml:space="preserve"> used, v</w:t>
      </w:r>
      <w:r w:rsidRPr="00AD2D56">
        <w:rPr>
          <w:rFonts w:ascii="Arial" w:hAnsi="Arial" w:cs="Arial"/>
          <w:sz w:val="22"/>
          <w:szCs w:val="22"/>
        </w:rPr>
        <w:t>ariations</w:t>
      </w:r>
      <w:r w:rsidRPr="00AD2D56">
        <w:rPr>
          <w:rFonts w:ascii="Arial" w:hAnsi="Arial" w:cs="Arial"/>
          <w:sz w:val="22"/>
          <w:szCs w:val="22"/>
          <w:lang w:val="en-US"/>
        </w:rPr>
        <w:t>, and competition (o</w:t>
      </w:r>
      <w:r w:rsidRPr="00AD2D56">
        <w:rPr>
          <w:rFonts w:ascii="Arial" w:hAnsi="Arial" w:cs="Arial"/>
          <w:sz w:val="22"/>
          <w:szCs w:val="22"/>
        </w:rPr>
        <w:t>pen tenders with less than 3 bids</w:t>
      </w:r>
      <w:r w:rsidRPr="00AD2D56">
        <w:rPr>
          <w:rFonts w:ascii="Arial" w:hAnsi="Arial" w:cs="Arial"/>
          <w:sz w:val="22"/>
          <w:szCs w:val="22"/>
          <w:lang w:val="en-US"/>
        </w:rPr>
        <w:t xml:space="preserve">). </w:t>
      </w:r>
      <w:r w:rsidRPr="00AD2D56">
        <w:rPr>
          <w:rFonts w:ascii="Arial" w:hAnsi="Arial" w:cs="Arial"/>
          <w:sz w:val="22"/>
          <w:szCs w:val="22"/>
        </w:rPr>
        <w:t>Data for the analysis was based on procurement data proactively</w:t>
      </w:r>
      <w:r w:rsidRPr="00AD2D56">
        <w:rPr>
          <w:rFonts w:ascii="Arial" w:hAnsi="Arial" w:cs="Arial"/>
          <w:sz w:val="22"/>
          <w:szCs w:val="22"/>
          <w:lang w:val="en-US"/>
        </w:rPr>
        <w:t xml:space="preserve"> or reactively</w:t>
      </w:r>
      <w:r w:rsidRPr="00AD2D56">
        <w:rPr>
          <w:rFonts w:ascii="Arial" w:hAnsi="Arial" w:cs="Arial"/>
          <w:sz w:val="22"/>
          <w:szCs w:val="22"/>
        </w:rPr>
        <w:t xml:space="preserve"> disclosed on the </w:t>
      </w:r>
      <w:r w:rsidRPr="00AD2D56">
        <w:rPr>
          <w:rFonts w:ascii="Arial" w:eastAsia="MinionPro-Regular" w:hAnsi="Arial" w:cs="Arial"/>
          <w:sz w:val="22"/>
          <w:szCs w:val="22"/>
        </w:rPr>
        <w:t xml:space="preserve">existing infrastructure data </w:t>
      </w:r>
      <w:r w:rsidR="009C4332" w:rsidRPr="00AD2D56">
        <w:rPr>
          <w:rFonts w:ascii="Arial" w:eastAsia="MinionPro-Regular" w:hAnsi="Arial" w:cs="Arial"/>
          <w:sz w:val="22"/>
          <w:szCs w:val="22"/>
          <w:lang w:val="en-GB"/>
        </w:rPr>
        <w:t xml:space="preserve">section </w:t>
      </w:r>
      <w:r w:rsidRPr="00AD2D56">
        <w:rPr>
          <w:rFonts w:ascii="Arial" w:eastAsia="MinionPro-Regular" w:hAnsi="Arial" w:cs="Arial"/>
          <w:sz w:val="22"/>
          <w:szCs w:val="22"/>
          <w:lang w:val="en-US"/>
        </w:rPr>
        <w:t xml:space="preserve">for the period </w:t>
      </w:r>
      <w:r w:rsidRPr="00AD2D56">
        <w:rPr>
          <w:rFonts w:ascii="Arial" w:hAnsi="Arial" w:cs="Arial"/>
          <w:sz w:val="22"/>
          <w:szCs w:val="22"/>
          <w:lang w:val="en-US"/>
        </w:rPr>
        <w:t xml:space="preserve">2020-2023 as </w:t>
      </w:r>
      <w:r w:rsidRPr="00AD2D56">
        <w:rPr>
          <w:rFonts w:ascii="Arial" w:eastAsia="MinionPro-Regular" w:hAnsi="Arial" w:cs="Arial"/>
          <w:sz w:val="22"/>
          <w:szCs w:val="22"/>
        </w:rPr>
        <w:t xml:space="preserve">disclosed by </w:t>
      </w:r>
      <w:r w:rsidR="16DDD9F2" w:rsidRPr="00AD2D56">
        <w:rPr>
          <w:rFonts w:ascii="Arial" w:eastAsia="MinionPro-Regular" w:hAnsi="Arial" w:cs="Arial"/>
          <w:sz w:val="22"/>
          <w:szCs w:val="22"/>
        </w:rPr>
        <w:t>P</w:t>
      </w:r>
      <w:proofErr w:type="spellStart"/>
      <w:r w:rsidR="16DDD9F2" w:rsidRPr="00AD2D56">
        <w:rPr>
          <w:rFonts w:ascii="Arial" w:eastAsia="MinionPro-Regular" w:hAnsi="Arial" w:cs="Arial"/>
          <w:sz w:val="22"/>
          <w:szCs w:val="22"/>
          <w:lang w:val="en-US"/>
        </w:rPr>
        <w:t>rocuring</w:t>
      </w:r>
      <w:proofErr w:type="spellEnd"/>
      <w:r w:rsidRPr="00AD2D56">
        <w:rPr>
          <w:rFonts w:ascii="Arial" w:eastAsia="MinionPro-Regular" w:hAnsi="Arial" w:cs="Arial"/>
          <w:sz w:val="22"/>
          <w:szCs w:val="22"/>
          <w:lang w:val="en-US"/>
        </w:rPr>
        <w:t xml:space="preserve"> and Disposing Entities (P</w:t>
      </w:r>
      <w:r w:rsidRPr="00AD2D56">
        <w:rPr>
          <w:rFonts w:ascii="Arial" w:eastAsia="MinionPro-Regular" w:hAnsi="Arial" w:cs="Arial"/>
          <w:sz w:val="22"/>
          <w:szCs w:val="22"/>
        </w:rPr>
        <w:t>DEs</w:t>
      </w:r>
      <w:r w:rsidRPr="00AD2D56">
        <w:rPr>
          <w:rFonts w:ascii="Arial" w:eastAsia="MinionPro-Regular" w:hAnsi="Arial" w:cs="Arial"/>
          <w:sz w:val="22"/>
          <w:szCs w:val="22"/>
          <w:lang w:val="en-US"/>
        </w:rPr>
        <w:t>)</w:t>
      </w:r>
      <w:r w:rsidRPr="00AD2D56">
        <w:rPr>
          <w:rFonts w:ascii="Arial" w:eastAsia="MinionPro-Regular" w:hAnsi="Arial" w:cs="Arial"/>
          <w:sz w:val="22"/>
          <w:szCs w:val="22"/>
        </w:rPr>
        <w:t xml:space="preserve"> on the Government Procurement Portal (GPP)</w:t>
      </w:r>
      <w:r w:rsidRPr="00AD2D56">
        <w:rPr>
          <w:rFonts w:ascii="Arial" w:eastAsia="MinionPro-Regular" w:hAnsi="Arial" w:cs="Arial"/>
          <w:sz w:val="22"/>
          <w:szCs w:val="22"/>
          <w:lang w:val="en-US"/>
        </w:rPr>
        <w:t xml:space="preserve">. The Portal is managed by the Public Procurement and Disposal of Public Assets Authority (PPDA). </w:t>
      </w:r>
      <w:r w:rsidRPr="00AD2D56">
        <w:rPr>
          <w:rFonts w:ascii="Arial" w:hAnsi="Arial" w:cs="Arial"/>
          <w:sz w:val="22"/>
          <w:szCs w:val="22"/>
        </w:rPr>
        <w:t>Consequently, the respective indicators were computed using pre</w:t>
      </w:r>
      <w:r w:rsidRPr="00AD2D56">
        <w:rPr>
          <w:rFonts w:ascii="Arial" w:hAnsi="Arial" w:cs="Arial"/>
          <w:sz w:val="22"/>
          <w:szCs w:val="22"/>
          <w:lang w:val="en-US"/>
        </w:rPr>
        <w:t>-</w:t>
      </w:r>
      <w:r w:rsidRPr="00AD2D56">
        <w:rPr>
          <w:rFonts w:ascii="Arial" w:hAnsi="Arial" w:cs="Arial"/>
          <w:sz w:val="22"/>
          <w:szCs w:val="22"/>
        </w:rPr>
        <w:t xml:space="preserve">defined mathematical operations. </w:t>
      </w:r>
      <w:r w:rsidRPr="00AD2D56">
        <w:rPr>
          <w:rFonts w:ascii="Arial" w:hAnsi="Arial" w:cs="Arial"/>
          <w:sz w:val="22"/>
          <w:szCs w:val="22"/>
          <w:highlight w:val="white"/>
        </w:rPr>
        <w:t>The results</w:t>
      </w:r>
      <w:r w:rsidRPr="00AD2D56">
        <w:rPr>
          <w:rFonts w:ascii="Arial" w:hAnsi="Arial" w:cs="Arial"/>
          <w:sz w:val="22"/>
          <w:szCs w:val="22"/>
          <w:highlight w:val="white"/>
          <w:lang w:val="en-GB"/>
        </w:rPr>
        <w:t xml:space="preserve"> were</w:t>
      </w:r>
      <w:r w:rsidRPr="00AD2D56">
        <w:rPr>
          <w:rFonts w:ascii="Arial" w:hAnsi="Arial" w:cs="Arial"/>
          <w:sz w:val="22"/>
          <w:szCs w:val="22"/>
          <w:highlight w:val="white"/>
        </w:rPr>
        <w:t xml:space="preserve"> presented by constructing </w:t>
      </w:r>
      <w:r w:rsidRPr="00AD2D56">
        <w:rPr>
          <w:rFonts w:ascii="Arial" w:hAnsi="Arial" w:cs="Arial"/>
          <w:sz w:val="22"/>
          <w:szCs w:val="22"/>
          <w:highlight w:val="white"/>
          <w:lang w:val="en-US"/>
        </w:rPr>
        <w:t xml:space="preserve">output </w:t>
      </w:r>
      <w:r w:rsidR="009C4332" w:rsidRPr="00AD2D56">
        <w:rPr>
          <w:rFonts w:ascii="Arial" w:hAnsi="Arial" w:cs="Arial"/>
          <w:sz w:val="22"/>
          <w:szCs w:val="22"/>
          <w:highlight w:val="white"/>
        </w:rPr>
        <w:t xml:space="preserve">tables </w:t>
      </w:r>
      <w:r w:rsidRPr="00AD2D56">
        <w:rPr>
          <w:rFonts w:ascii="Arial" w:hAnsi="Arial" w:cs="Arial"/>
          <w:sz w:val="22"/>
          <w:szCs w:val="22"/>
          <w:highlight w:val="white"/>
        </w:rPr>
        <w:t xml:space="preserve">and percentages as the case </w:t>
      </w:r>
      <w:r w:rsidRPr="00AD2D56">
        <w:rPr>
          <w:rFonts w:ascii="Arial" w:hAnsi="Arial" w:cs="Arial"/>
          <w:sz w:val="22"/>
          <w:szCs w:val="22"/>
          <w:highlight w:val="white"/>
          <w:lang w:val="en-US"/>
        </w:rPr>
        <w:t>may be</w:t>
      </w:r>
      <w:r w:rsidRPr="00AD2D56">
        <w:rPr>
          <w:rFonts w:ascii="Arial" w:hAnsi="Arial" w:cs="Arial"/>
          <w:sz w:val="22"/>
          <w:szCs w:val="22"/>
          <w:highlight w:val="white"/>
        </w:rPr>
        <w:t xml:space="preserve">. These outputs are </w:t>
      </w:r>
      <w:r w:rsidRPr="00AD2D56">
        <w:rPr>
          <w:rFonts w:ascii="Arial" w:hAnsi="Arial" w:cs="Arial"/>
          <w:sz w:val="22"/>
          <w:szCs w:val="22"/>
        </w:rPr>
        <w:t xml:space="preserve">interpreted to provide insight from the data. </w:t>
      </w:r>
    </w:p>
    <w:p w14:paraId="3BEB151A" w14:textId="77777777" w:rsidR="00666956" w:rsidRPr="00AD2D56" w:rsidRDefault="00666956" w:rsidP="00057158">
      <w:pPr>
        <w:jc w:val="both"/>
        <w:rPr>
          <w:rFonts w:ascii="Arial" w:hAnsi="Arial" w:cs="Arial"/>
          <w:sz w:val="22"/>
          <w:szCs w:val="22"/>
          <w:lang w:val="en-US"/>
        </w:rPr>
      </w:pPr>
    </w:p>
    <w:p w14:paraId="44954D1A" w14:textId="07A340FB" w:rsidR="00666956" w:rsidRPr="00AD2D56" w:rsidRDefault="00F957A5" w:rsidP="00057158">
      <w:pPr>
        <w:spacing w:line="360" w:lineRule="auto"/>
        <w:jc w:val="both"/>
        <w:rPr>
          <w:rFonts w:ascii="Arial" w:eastAsia="Calibri" w:hAnsi="Arial" w:cs="Arial"/>
          <w:sz w:val="22"/>
          <w:szCs w:val="22"/>
          <w:lang w:val="en-US" w:eastAsia="zh-CN" w:bidi="ar"/>
        </w:rPr>
      </w:pPr>
      <w:r w:rsidRPr="00AD2D56">
        <w:rPr>
          <w:rFonts w:ascii="Arial" w:hAnsi="Arial" w:cs="Arial"/>
          <w:sz w:val="22"/>
          <w:szCs w:val="22"/>
          <w:lang w:val="en-US"/>
        </w:rPr>
        <w:t xml:space="preserve">The </w:t>
      </w:r>
      <w:r w:rsidRPr="00AD2D56">
        <w:rPr>
          <w:rFonts w:ascii="Arial" w:eastAsia="sans-serif" w:hAnsi="Arial" w:cs="Arial"/>
          <w:sz w:val="22"/>
          <w:szCs w:val="22"/>
          <w:shd w:val="clear" w:color="auto" w:fill="FFFFFF"/>
          <w:lang w:val="en-US"/>
        </w:rPr>
        <w:t xml:space="preserve">analysis of </w:t>
      </w:r>
      <w:r w:rsidRPr="00AD2D56">
        <w:rPr>
          <w:rFonts w:ascii="Arial" w:eastAsia="SimSun" w:hAnsi="Arial" w:cs="Arial"/>
          <w:sz w:val="22"/>
          <w:szCs w:val="22"/>
        </w:rPr>
        <w:t>performance of selected entities on set</w:t>
      </w:r>
      <w:r w:rsidRPr="00AD2D56">
        <w:rPr>
          <w:rFonts w:ascii="Arial" w:eastAsia="SimSun" w:hAnsi="Arial" w:cs="Arial"/>
          <w:sz w:val="22"/>
          <w:szCs w:val="22"/>
          <w:lang w:val="en-US"/>
        </w:rPr>
        <w:t xml:space="preserve"> </w:t>
      </w:r>
      <w:r w:rsidRPr="00AD2D56">
        <w:rPr>
          <w:rFonts w:ascii="Arial" w:eastAsia="SimSun" w:hAnsi="Arial" w:cs="Arial"/>
          <w:sz w:val="22"/>
          <w:szCs w:val="22"/>
        </w:rPr>
        <w:t>indicators</w:t>
      </w:r>
      <w:r w:rsidRPr="00AD2D56">
        <w:rPr>
          <w:rFonts w:ascii="Arial" w:eastAsia="SimSun" w:hAnsi="Arial" w:cs="Arial"/>
          <w:sz w:val="22"/>
          <w:szCs w:val="22"/>
          <w:lang w:val="en-US"/>
        </w:rPr>
        <w:t xml:space="preserve"> revealed that, on average, the number of bids per </w:t>
      </w:r>
      <w:r w:rsidRPr="00AD2D56">
        <w:rPr>
          <w:rFonts w:ascii="Arial" w:hAnsi="Arial" w:cs="Arial"/>
          <w:sz w:val="22"/>
          <w:szCs w:val="22"/>
          <w:lang w:val="en-US"/>
        </w:rPr>
        <w:t xml:space="preserve">tender </w:t>
      </w:r>
      <w:r w:rsidRPr="00AD2D56">
        <w:rPr>
          <w:rFonts w:ascii="Arial" w:eastAsia="SimSun" w:hAnsi="Arial" w:cs="Arial"/>
          <w:sz w:val="22"/>
          <w:szCs w:val="22"/>
          <w:lang w:val="en-US"/>
        </w:rPr>
        <w:t xml:space="preserve">for the period under review (2020-2023) was 1.38 bids, which was low, suggesting limited competition in the procurement process. Relatedly, </w:t>
      </w:r>
      <w:r w:rsidRPr="00AD2D56">
        <w:rPr>
          <w:rFonts w:ascii="Arial" w:hAnsi="Arial" w:cs="Arial"/>
          <w:sz w:val="22"/>
          <w:szCs w:val="22"/>
          <w:lang w:val="en-US"/>
        </w:rPr>
        <w:t xml:space="preserve">most contracts (75%) were awarded through </w:t>
      </w:r>
      <w:r w:rsidR="00FE168C" w:rsidRPr="00AD2D56">
        <w:rPr>
          <w:rFonts w:ascii="Arial" w:hAnsi="Arial" w:cs="Arial"/>
          <w:sz w:val="22"/>
          <w:szCs w:val="22"/>
          <w:lang w:val="en-US"/>
        </w:rPr>
        <w:t xml:space="preserve">the </w:t>
      </w:r>
      <w:r w:rsidRPr="00AD2D56">
        <w:rPr>
          <w:rFonts w:ascii="Arial" w:hAnsi="Arial" w:cs="Arial"/>
          <w:sz w:val="22"/>
          <w:szCs w:val="22"/>
          <w:lang w:val="en-US"/>
        </w:rPr>
        <w:t xml:space="preserve">open domestic bidding method, suggesting a progressive development of local capacity among local contractors. Most bidders (94.5%) during the period under review were Uganda firms, with </w:t>
      </w:r>
      <w:proofErr w:type="spellStart"/>
      <w:r w:rsidRPr="00AD2D56">
        <w:rPr>
          <w:rFonts w:ascii="Arial" w:hAnsi="Arial" w:cs="Arial"/>
          <w:sz w:val="22"/>
          <w:szCs w:val="22"/>
          <w:lang w:val="en-US"/>
        </w:rPr>
        <w:t>Lusa</w:t>
      </w:r>
      <w:proofErr w:type="spellEnd"/>
      <w:r w:rsidRPr="00AD2D56">
        <w:rPr>
          <w:rFonts w:ascii="Arial" w:hAnsi="Arial" w:cs="Arial"/>
          <w:sz w:val="22"/>
          <w:szCs w:val="22"/>
          <w:lang w:val="en-US"/>
        </w:rPr>
        <w:t xml:space="preserve"> construction &amp; Engineering Co. Ltd winning 38 contracts in Uganda National Roads Authority (UNRA), however, the firms that lost most of their bids were </w:t>
      </w:r>
      <w:r w:rsidRPr="00AD2D56">
        <w:rPr>
          <w:rFonts w:ascii="Arial" w:hAnsi="Arial" w:cs="Arial"/>
          <w:sz w:val="22"/>
          <w:szCs w:val="22"/>
        </w:rPr>
        <w:t>TMS Engineering Ltd</w:t>
      </w:r>
      <w:r w:rsidRPr="00AD2D56">
        <w:rPr>
          <w:rFonts w:ascii="Arial" w:hAnsi="Arial" w:cs="Arial"/>
          <w:sz w:val="22"/>
          <w:szCs w:val="22"/>
          <w:lang w:val="en-US"/>
        </w:rPr>
        <w:t xml:space="preserve"> (in UNRA, having lost nine times) </w:t>
      </w:r>
      <w:proofErr w:type="gramStart"/>
      <w:r w:rsidRPr="00AD2D56">
        <w:rPr>
          <w:rFonts w:ascii="Arial" w:hAnsi="Arial" w:cs="Arial"/>
          <w:sz w:val="22"/>
          <w:szCs w:val="22"/>
          <w:lang w:val="en-US"/>
        </w:rPr>
        <w:t xml:space="preserve">and  </w:t>
      </w:r>
      <w:r w:rsidRPr="00AD2D56">
        <w:rPr>
          <w:rFonts w:ascii="Arial" w:hAnsi="Arial" w:cs="Arial"/>
          <w:sz w:val="22"/>
          <w:szCs w:val="22"/>
        </w:rPr>
        <w:t>Munda</w:t>
      </w:r>
      <w:proofErr w:type="gramEnd"/>
      <w:r w:rsidRPr="00AD2D56">
        <w:rPr>
          <w:rFonts w:ascii="Arial" w:hAnsi="Arial" w:cs="Arial"/>
          <w:sz w:val="22"/>
          <w:szCs w:val="22"/>
        </w:rPr>
        <w:t xml:space="preserve"> Holdings Ltd</w:t>
      </w:r>
      <w:r w:rsidRPr="00AD2D56">
        <w:rPr>
          <w:rFonts w:ascii="Arial" w:hAnsi="Arial" w:cs="Arial"/>
          <w:sz w:val="22"/>
          <w:szCs w:val="22"/>
          <w:lang w:val="en-US"/>
        </w:rPr>
        <w:t xml:space="preserve"> (three times, in </w:t>
      </w:r>
      <w:r w:rsidRPr="00AD2D56">
        <w:rPr>
          <w:rFonts w:ascii="Arial" w:hAnsi="Arial" w:cs="Arial"/>
          <w:sz w:val="22"/>
          <w:szCs w:val="22"/>
        </w:rPr>
        <w:t>Kiboga District Local Government</w:t>
      </w:r>
      <w:r w:rsidRPr="00AD2D56">
        <w:rPr>
          <w:rFonts w:ascii="Arial" w:hAnsi="Arial" w:cs="Arial"/>
          <w:sz w:val="22"/>
          <w:szCs w:val="22"/>
          <w:lang w:val="en-US"/>
        </w:rPr>
        <w:t>). It could not be established whether these bidders had been d</w:t>
      </w:r>
      <w:r w:rsidRPr="00AD2D56">
        <w:rPr>
          <w:rStyle w:val="Strong"/>
          <w:rFonts w:ascii="Arial" w:eastAsia="sans-serif" w:hAnsi="Arial" w:cs="Arial"/>
          <w:b w:val="0"/>
          <w:bCs w:val="0"/>
          <w:sz w:val="22"/>
          <w:szCs w:val="22"/>
          <w:shd w:val="clear" w:color="auto" w:fill="FFFFFF"/>
        </w:rPr>
        <w:t>ebrief</w:t>
      </w:r>
      <w:r w:rsidRPr="00AD2D56">
        <w:rPr>
          <w:rStyle w:val="Strong"/>
          <w:rFonts w:ascii="Arial" w:eastAsia="sans-serif" w:hAnsi="Arial" w:cs="Arial"/>
          <w:b w:val="0"/>
          <w:bCs w:val="0"/>
          <w:sz w:val="22"/>
          <w:szCs w:val="22"/>
          <w:shd w:val="clear" w:color="auto" w:fill="FFFFFF"/>
          <w:lang w:val="en-US"/>
        </w:rPr>
        <w:t xml:space="preserve">ed on the causes of their </w:t>
      </w:r>
      <w:bookmarkStart w:id="9" w:name="_Int_RLrxkbAp"/>
      <w:r w:rsidRPr="00AD2D56">
        <w:rPr>
          <w:rStyle w:val="Strong"/>
          <w:rFonts w:ascii="Arial" w:eastAsia="sans-serif" w:hAnsi="Arial" w:cs="Arial"/>
          <w:b w:val="0"/>
          <w:bCs w:val="0"/>
          <w:sz w:val="22"/>
          <w:szCs w:val="22"/>
          <w:shd w:val="clear" w:color="auto" w:fill="FFFFFF"/>
          <w:lang w:val="en-US"/>
        </w:rPr>
        <w:t>poor performance</w:t>
      </w:r>
      <w:bookmarkEnd w:id="9"/>
      <w:r w:rsidRPr="00AD2D56">
        <w:rPr>
          <w:rStyle w:val="Strong"/>
          <w:rFonts w:ascii="Arial" w:eastAsia="sans-serif" w:hAnsi="Arial" w:cs="Arial"/>
          <w:b w:val="0"/>
          <w:bCs w:val="0"/>
          <w:sz w:val="22"/>
          <w:szCs w:val="22"/>
          <w:shd w:val="clear" w:color="auto" w:fill="FFFFFF"/>
          <w:lang w:val="en-US"/>
        </w:rPr>
        <w:t xml:space="preserve"> and what </w:t>
      </w:r>
      <w:r w:rsidR="009C4332" w:rsidRPr="00AD2D56">
        <w:rPr>
          <w:rStyle w:val="Strong"/>
          <w:rFonts w:ascii="Arial" w:eastAsia="sans-serif" w:hAnsi="Arial" w:cs="Arial"/>
          <w:b w:val="0"/>
          <w:bCs w:val="0"/>
          <w:sz w:val="22"/>
          <w:szCs w:val="22"/>
          <w:shd w:val="clear" w:color="auto" w:fill="FFFFFF"/>
          <w:lang w:val="en-US"/>
        </w:rPr>
        <w:t>they needed to do</w:t>
      </w:r>
      <w:r w:rsidRPr="00AD2D56">
        <w:rPr>
          <w:rStyle w:val="Strong"/>
          <w:rFonts w:ascii="Arial" w:eastAsia="sans-serif" w:hAnsi="Arial" w:cs="Arial"/>
          <w:b w:val="0"/>
          <w:bCs w:val="0"/>
          <w:sz w:val="22"/>
          <w:szCs w:val="22"/>
          <w:shd w:val="clear" w:color="auto" w:fill="FFFFFF"/>
          <w:lang w:val="en-US"/>
        </w:rPr>
        <w:t xml:space="preserve"> to reverse the negative trend. Thirty nine percent (39%), that is, about four in 10 tenders had attracted </w:t>
      </w:r>
      <w:r w:rsidRPr="00AD2D56">
        <w:rPr>
          <w:rFonts w:ascii="Arial" w:hAnsi="Arial" w:cs="Arial"/>
          <w:sz w:val="22"/>
          <w:szCs w:val="22"/>
          <w:lang w:val="en-US"/>
        </w:rPr>
        <w:t>less than three bids, suggesting low bidder response to tenders. Cases of variation between market price and contract award prices were established as well (T</w:t>
      </w:r>
      <w:r w:rsidRPr="00AD2D56">
        <w:rPr>
          <w:rFonts w:ascii="Arial" w:eastAsia="SimSun" w:hAnsi="Arial" w:cs="Arial"/>
          <w:sz w:val="22"/>
          <w:szCs w:val="22"/>
          <w:lang w:val="en-US"/>
        </w:rPr>
        <w:t xml:space="preserve">able </w:t>
      </w:r>
      <w:r w:rsidRPr="00AD2D56">
        <w:rPr>
          <w:rFonts w:ascii="Arial" w:eastAsia="SimSun" w:hAnsi="Arial" w:cs="Arial"/>
          <w:sz w:val="22"/>
          <w:szCs w:val="22"/>
          <w:lang w:val="en-US"/>
        </w:rPr>
        <w:lastRenderedPageBreak/>
        <w:t>5), where a project (</w:t>
      </w:r>
      <w:r w:rsidRPr="00AD2D56">
        <w:rPr>
          <w:rFonts w:ascii="Arial" w:eastAsia="Calibri" w:hAnsi="Arial" w:cs="Arial"/>
          <w:sz w:val="22"/>
          <w:szCs w:val="22"/>
          <w:lang w:val="en-US" w:eastAsia="zh-CN" w:bidi="ar"/>
        </w:rPr>
        <w:t xml:space="preserve">Design and Build of Kisoro - </w:t>
      </w:r>
      <w:proofErr w:type="spellStart"/>
      <w:r w:rsidRPr="00AD2D56">
        <w:rPr>
          <w:rFonts w:ascii="Arial" w:eastAsia="Calibri" w:hAnsi="Arial" w:cs="Arial"/>
          <w:sz w:val="22"/>
          <w:szCs w:val="22"/>
          <w:lang w:val="en-US" w:eastAsia="zh-CN" w:bidi="ar"/>
        </w:rPr>
        <w:t>Rubuguri</w:t>
      </w:r>
      <w:proofErr w:type="spellEnd"/>
      <w:r w:rsidRPr="00AD2D56">
        <w:rPr>
          <w:rFonts w:ascii="Arial" w:eastAsia="Calibri" w:hAnsi="Arial" w:cs="Arial"/>
          <w:sz w:val="22"/>
          <w:szCs w:val="22"/>
          <w:lang w:val="en-US" w:eastAsia="zh-CN" w:bidi="ar"/>
        </w:rPr>
        <w:t xml:space="preserve"> - </w:t>
      </w:r>
      <w:proofErr w:type="spellStart"/>
      <w:r w:rsidRPr="00AD2D56">
        <w:rPr>
          <w:rFonts w:ascii="Arial" w:eastAsia="Calibri" w:hAnsi="Arial" w:cs="Arial"/>
          <w:sz w:val="22"/>
          <w:szCs w:val="22"/>
          <w:lang w:val="en-US" w:eastAsia="zh-CN" w:bidi="ar"/>
        </w:rPr>
        <w:t>Muko</w:t>
      </w:r>
      <w:proofErr w:type="spellEnd"/>
      <w:r w:rsidRPr="00AD2D56">
        <w:rPr>
          <w:rFonts w:ascii="Arial" w:eastAsia="Calibri" w:hAnsi="Arial" w:cs="Arial"/>
          <w:sz w:val="22"/>
          <w:szCs w:val="22"/>
          <w:lang w:val="en-US" w:eastAsia="zh-CN" w:bidi="ar"/>
        </w:rPr>
        <w:t>/</w:t>
      </w:r>
      <w:proofErr w:type="spellStart"/>
      <w:r w:rsidRPr="00AD2D56">
        <w:rPr>
          <w:rFonts w:ascii="Arial" w:eastAsia="Calibri" w:hAnsi="Arial" w:cs="Arial"/>
          <w:sz w:val="22"/>
          <w:szCs w:val="22"/>
          <w:lang w:val="en-US" w:eastAsia="zh-CN" w:bidi="ar"/>
        </w:rPr>
        <w:t>Nteko</w:t>
      </w:r>
      <w:proofErr w:type="spellEnd"/>
      <w:r w:rsidRPr="00AD2D56">
        <w:rPr>
          <w:rFonts w:ascii="Arial" w:eastAsia="Calibri" w:hAnsi="Arial" w:cs="Arial"/>
          <w:sz w:val="22"/>
          <w:szCs w:val="22"/>
          <w:lang w:val="en-US" w:eastAsia="zh-CN" w:bidi="ar"/>
        </w:rPr>
        <w:t xml:space="preserve"> Road Upgrading Project (72km) had a variation of up-</w:t>
      </w:r>
      <w:r w:rsidR="00FE168C" w:rsidRPr="00AD2D56">
        <w:rPr>
          <w:rFonts w:ascii="Arial" w:eastAsia="Calibri" w:hAnsi="Arial" w:cs="Arial"/>
          <w:sz w:val="22"/>
          <w:szCs w:val="22"/>
          <w:lang w:val="en-US" w:eastAsia="zh-CN" w:bidi="ar"/>
        </w:rPr>
        <w:t xml:space="preserve"> </w:t>
      </w:r>
      <w:r w:rsidRPr="00AD2D56">
        <w:rPr>
          <w:rFonts w:ascii="Arial" w:eastAsia="Calibri" w:hAnsi="Arial" w:cs="Arial"/>
          <w:sz w:val="22"/>
          <w:szCs w:val="22"/>
          <w:lang w:val="en-US" w:eastAsia="zh-CN" w:bidi="ar"/>
        </w:rPr>
        <w:t xml:space="preserve">to 72.8 Bn (14%). </w:t>
      </w:r>
    </w:p>
    <w:p w14:paraId="2EBBC34D" w14:textId="77777777" w:rsidR="00666956" w:rsidRPr="00AD2D56" w:rsidRDefault="00666956" w:rsidP="00057158">
      <w:pPr>
        <w:spacing w:line="360" w:lineRule="auto"/>
        <w:jc w:val="both"/>
        <w:rPr>
          <w:rFonts w:ascii="Arial" w:eastAsia="Calibri" w:hAnsi="Arial" w:cs="Arial"/>
          <w:sz w:val="22"/>
          <w:szCs w:val="22"/>
          <w:lang w:val="en-US" w:eastAsia="zh-CN" w:bidi="ar"/>
        </w:rPr>
      </w:pPr>
    </w:p>
    <w:p w14:paraId="7440272D" w14:textId="162CF8BF" w:rsidR="00666956" w:rsidRPr="00AD2D56" w:rsidRDefault="00F957A5" w:rsidP="00057158">
      <w:pPr>
        <w:tabs>
          <w:tab w:val="left" w:pos="420"/>
        </w:tabs>
        <w:spacing w:line="360" w:lineRule="auto"/>
        <w:jc w:val="both"/>
        <w:rPr>
          <w:rFonts w:ascii="Arial" w:eastAsia="SimSun" w:hAnsi="Arial" w:cs="Arial"/>
          <w:sz w:val="22"/>
          <w:szCs w:val="22"/>
          <w:lang w:val="en-US"/>
        </w:rPr>
      </w:pPr>
      <w:r w:rsidRPr="00AD2D56">
        <w:rPr>
          <w:rFonts w:ascii="Arial" w:hAnsi="Arial" w:cs="Arial"/>
          <w:sz w:val="22"/>
          <w:szCs w:val="22"/>
          <w:lang w:val="en-US"/>
        </w:rPr>
        <w:t xml:space="preserve">The progress to integrate </w:t>
      </w:r>
      <w:r w:rsidRPr="00AD2D56">
        <w:rPr>
          <w:rFonts w:ascii="Arial" w:eastAsia="SimSun" w:hAnsi="Arial" w:cs="Arial"/>
          <w:sz w:val="22"/>
          <w:szCs w:val="22"/>
        </w:rPr>
        <w:t>Open Contracting for Infrastructure Data Standard (OC4IDS) into the EGP</w:t>
      </w:r>
      <w:r w:rsidRPr="00AD2D56">
        <w:rPr>
          <w:rFonts w:ascii="Arial" w:eastAsia="SimSun" w:hAnsi="Arial" w:cs="Arial"/>
          <w:sz w:val="22"/>
          <w:szCs w:val="22"/>
          <w:lang w:val="en-US"/>
        </w:rPr>
        <w:t xml:space="preserve"> was slow. Yet, the real </w:t>
      </w:r>
      <w:r w:rsidRPr="00AD2D56">
        <w:rPr>
          <w:rFonts w:ascii="Arial" w:hAnsi="Arial" w:cs="Arial"/>
          <w:sz w:val="22"/>
          <w:szCs w:val="22"/>
        </w:rPr>
        <w:t>game-changer for transparency is automation and mandatory disclosure to reduce discretion of officials to determine whether or not, when and what data to disclose.</w:t>
      </w:r>
      <w:r w:rsidRPr="00AD2D56">
        <w:rPr>
          <w:rFonts w:ascii="Arial" w:hAnsi="Arial" w:cs="Arial"/>
          <w:sz w:val="22"/>
          <w:szCs w:val="22"/>
          <w:lang w:val="en-US"/>
        </w:rPr>
        <w:t xml:space="preserve"> </w:t>
      </w:r>
      <w:r w:rsidRPr="00AD2D56">
        <w:rPr>
          <w:rFonts w:ascii="Arial" w:hAnsi="Arial" w:cs="Arial"/>
          <w:sz w:val="22"/>
          <w:szCs w:val="22"/>
        </w:rPr>
        <w:t xml:space="preserve">Automation assures data integrity, thereby enabling public participation and minimizing the risk of corruption and fraudulent procurement practices. </w:t>
      </w:r>
      <w:r w:rsidRPr="00AD2D56">
        <w:rPr>
          <w:rFonts w:ascii="Arial" w:hAnsi="Arial" w:cs="Arial"/>
          <w:sz w:val="22"/>
          <w:szCs w:val="22"/>
          <w:lang w:val="en-US"/>
        </w:rPr>
        <w:t xml:space="preserve">On their end, PPDA and MOFPED should fast track the integration of the </w:t>
      </w:r>
      <w:r w:rsidRPr="00AD2D56">
        <w:rPr>
          <w:rFonts w:ascii="Arial" w:eastAsia="SimSun" w:hAnsi="Arial" w:cs="Arial"/>
          <w:sz w:val="22"/>
          <w:szCs w:val="22"/>
        </w:rPr>
        <w:t>OC4IDS into the EGP</w:t>
      </w:r>
      <w:r w:rsidRPr="00AD2D56">
        <w:rPr>
          <w:rFonts w:ascii="Arial" w:eastAsia="SimSun" w:hAnsi="Arial" w:cs="Arial"/>
          <w:sz w:val="22"/>
          <w:szCs w:val="22"/>
          <w:lang w:val="en-US"/>
        </w:rPr>
        <w:t xml:space="preserve"> to foster data integrity and transparency. </w:t>
      </w:r>
    </w:p>
    <w:p w14:paraId="5C2BF11E" w14:textId="77777777" w:rsidR="00666956" w:rsidRPr="00AD2D56" w:rsidRDefault="00F957A5" w:rsidP="00057158">
      <w:pPr>
        <w:pStyle w:val="Heading1"/>
        <w:jc w:val="both"/>
        <w:rPr>
          <w:rFonts w:cs="Arial"/>
          <w:b/>
          <w:color w:val="auto"/>
          <w:sz w:val="22"/>
          <w:szCs w:val="22"/>
          <w:lang w:eastAsia="zh-CN"/>
        </w:rPr>
      </w:pPr>
      <w:bookmarkStart w:id="10" w:name="_Toc138691218"/>
      <w:bookmarkStart w:id="11" w:name="_Toc14968"/>
      <w:r w:rsidRPr="00AD2D56">
        <w:rPr>
          <w:rFonts w:cs="Arial"/>
          <w:b/>
          <w:color w:val="auto"/>
          <w:sz w:val="22"/>
          <w:szCs w:val="22"/>
          <w:lang w:val="en-US"/>
        </w:rPr>
        <w:t xml:space="preserve">2.0 </w:t>
      </w:r>
      <w:r w:rsidRPr="00AD2D56">
        <w:rPr>
          <w:rFonts w:cs="Arial"/>
          <w:b/>
          <w:color w:val="auto"/>
          <w:sz w:val="22"/>
          <w:szCs w:val="22"/>
          <w:lang w:val="en-GB"/>
        </w:rPr>
        <w:t>ABOUT THE INFRASTRUCTURE TRANSPARENCY INITIATIVE – CoST</w:t>
      </w:r>
      <w:bookmarkEnd w:id="10"/>
      <w:r w:rsidRPr="00AD2D56">
        <w:rPr>
          <w:rFonts w:cs="Arial"/>
          <w:b/>
          <w:color w:val="auto"/>
          <w:sz w:val="22"/>
          <w:szCs w:val="22"/>
          <w:lang w:val="en-GB"/>
        </w:rPr>
        <w:t xml:space="preserve"> </w:t>
      </w:r>
      <w:bookmarkEnd w:id="11"/>
    </w:p>
    <w:p w14:paraId="1CCDEAD6" w14:textId="77777777" w:rsidR="00666956" w:rsidRPr="00AD2D56" w:rsidRDefault="00666956" w:rsidP="00057158">
      <w:pPr>
        <w:jc w:val="both"/>
        <w:rPr>
          <w:rFonts w:ascii="Arial" w:hAnsi="Arial" w:cs="Arial"/>
          <w:sz w:val="22"/>
          <w:szCs w:val="22"/>
        </w:rPr>
      </w:pPr>
    </w:p>
    <w:p w14:paraId="2E85D941" w14:textId="5FEC5EF7" w:rsidR="00057158" w:rsidRPr="00AD2D56" w:rsidRDefault="00F957A5" w:rsidP="00057158">
      <w:pPr>
        <w:spacing w:line="360" w:lineRule="auto"/>
        <w:jc w:val="both"/>
        <w:rPr>
          <w:rFonts w:ascii="Arial" w:eastAsia="SimSun" w:hAnsi="Arial" w:cs="Arial"/>
          <w:sz w:val="22"/>
          <w:szCs w:val="22"/>
          <w:lang w:eastAsia="zh-CN"/>
        </w:rPr>
      </w:pPr>
      <w:bookmarkStart w:id="12" w:name="_Toc20520"/>
      <w:r w:rsidRPr="00AD2D56">
        <w:rPr>
          <w:rFonts w:ascii="Arial" w:eastAsia="SimSun" w:hAnsi="Arial" w:cs="Arial"/>
          <w:sz w:val="22"/>
          <w:szCs w:val="22"/>
          <w:lang w:val="en-GB" w:eastAsia="zh-CN"/>
        </w:rPr>
        <w:t>T</w:t>
      </w:r>
      <w:r w:rsidRPr="00AD2D56">
        <w:rPr>
          <w:rFonts w:ascii="Arial" w:eastAsia="SimSun" w:hAnsi="Arial" w:cs="Arial"/>
          <w:sz w:val="22"/>
          <w:szCs w:val="22"/>
          <w:lang w:eastAsia="zh-CN"/>
        </w:rPr>
        <w:t>he</w:t>
      </w:r>
      <w:r w:rsidRPr="00AD2D56">
        <w:rPr>
          <w:rFonts w:ascii="Arial" w:eastAsia="SimSun" w:hAnsi="Arial" w:cs="Arial"/>
          <w:sz w:val="22"/>
          <w:szCs w:val="22"/>
        </w:rPr>
        <w:t xml:space="preserve"> Infrastructure Transparency Initiative</w:t>
      </w:r>
      <w:r w:rsidRPr="00AD2D56">
        <w:rPr>
          <w:rFonts w:ascii="Arial" w:eastAsia="SimSun" w:hAnsi="Arial" w:cs="Arial"/>
          <w:sz w:val="22"/>
          <w:szCs w:val="22"/>
          <w:lang w:val="en-GB"/>
        </w:rPr>
        <w:t xml:space="preserve"> - CoST</w:t>
      </w:r>
      <w:r w:rsidRPr="00AD2D56">
        <w:rPr>
          <w:rFonts w:ascii="Arial" w:eastAsia="SimSun" w:hAnsi="Arial" w:cs="Arial"/>
          <w:sz w:val="22"/>
          <w:szCs w:val="22"/>
        </w:rPr>
        <w:t xml:space="preserve"> is aimed at improving citizen’s lives through promoting the use of the Infrastructure Data Standard (IDS) and the Open Contracting for Infrastructure Data Standard (OC4IDS) for information Disclosure, conducting independent Assurance processes on infrastructure projects, promoting dialogue, trust and stakeholder participation in the delivery of infrastructure projects using the Multi-Stakeholder working and Social Accountability arrangements. </w:t>
      </w:r>
    </w:p>
    <w:p w14:paraId="59D197D5" w14:textId="77777777" w:rsidR="00666956" w:rsidRPr="00AD2D56" w:rsidRDefault="00666956" w:rsidP="00057158">
      <w:pPr>
        <w:spacing w:line="360" w:lineRule="auto"/>
        <w:jc w:val="both"/>
        <w:rPr>
          <w:rFonts w:ascii="Arial" w:eastAsia="SimSun" w:hAnsi="Arial" w:cs="Arial"/>
          <w:sz w:val="22"/>
          <w:szCs w:val="22"/>
        </w:rPr>
      </w:pPr>
    </w:p>
    <w:p w14:paraId="58BAAE14" w14:textId="77777777" w:rsidR="00666956" w:rsidRPr="00AD2D56" w:rsidRDefault="00F957A5" w:rsidP="00057158">
      <w:pPr>
        <w:spacing w:line="360" w:lineRule="auto"/>
        <w:jc w:val="both"/>
        <w:textAlignment w:val="baseline"/>
        <w:rPr>
          <w:rFonts w:ascii="Arial" w:eastAsia="SimSun" w:hAnsi="Arial" w:cs="Arial"/>
          <w:sz w:val="22"/>
          <w:szCs w:val="22"/>
          <w:lang w:eastAsia="zh-CN"/>
        </w:rPr>
      </w:pPr>
      <w:r w:rsidRPr="00AD2D56">
        <w:rPr>
          <w:rFonts w:ascii="Arial" w:eastAsia="SimSun" w:hAnsi="Arial" w:cs="Arial"/>
          <w:sz w:val="22"/>
          <w:szCs w:val="22"/>
        </w:rPr>
        <w:t>CoST Uganda is a National Chapter of CoST International, a charity based in the United Kingdom. The initiative is built on a tripartite partnership between Government, Private Sector and Civil Society to address the challenges in the construction sector in Uganda. CoST Uganda is Championed by the Ministry of Works and Transport and managed by a National Secretariat hosted by the Africa Freedom of Information Centre (AFIC).</w:t>
      </w:r>
      <w:r w:rsidRPr="00AD2D56">
        <w:rPr>
          <w:rFonts w:ascii="Arial" w:eastAsia="SimSun" w:hAnsi="Arial" w:cs="Arial"/>
          <w:sz w:val="22"/>
          <w:szCs w:val="22"/>
          <w:lang w:val="en-US"/>
        </w:rPr>
        <w:t xml:space="preserve"> In order to </w:t>
      </w:r>
      <w:r w:rsidRPr="00AD2D56">
        <w:rPr>
          <w:rFonts w:ascii="Arial" w:eastAsia="SimSun" w:hAnsi="Arial" w:cs="Arial"/>
          <w:sz w:val="22"/>
          <w:szCs w:val="22"/>
        </w:rPr>
        <w:t xml:space="preserve">inform decision making processes on how infrastructure </w:t>
      </w:r>
      <w:r w:rsidRPr="00AD2D56">
        <w:rPr>
          <w:rFonts w:ascii="Arial" w:eastAsia="SimSun" w:hAnsi="Arial" w:cs="Arial"/>
          <w:sz w:val="22"/>
          <w:szCs w:val="22"/>
          <w:lang w:val="en-US"/>
        </w:rPr>
        <w:t xml:space="preserve">projects </w:t>
      </w:r>
      <w:r w:rsidRPr="00AD2D56">
        <w:rPr>
          <w:rFonts w:ascii="Arial" w:eastAsia="SimSun" w:hAnsi="Arial" w:cs="Arial"/>
          <w:sz w:val="22"/>
          <w:szCs w:val="22"/>
        </w:rPr>
        <w:t>are planned, procured, implemented and maintained</w:t>
      </w:r>
      <w:r w:rsidRPr="00AD2D56">
        <w:rPr>
          <w:rFonts w:ascii="Arial" w:eastAsia="SimSun" w:hAnsi="Arial" w:cs="Arial"/>
          <w:sz w:val="22"/>
          <w:szCs w:val="22"/>
          <w:lang w:val="en-US"/>
        </w:rPr>
        <w:t xml:space="preserve">; the </w:t>
      </w:r>
      <w:r w:rsidRPr="00AD2D56">
        <w:rPr>
          <w:rFonts w:ascii="Arial" w:eastAsia="SimSun" w:hAnsi="Arial" w:cs="Arial"/>
          <w:sz w:val="22"/>
          <w:szCs w:val="22"/>
        </w:rPr>
        <w:t>stakeholders need to know</w:t>
      </w:r>
      <w:r w:rsidRPr="00AD2D56">
        <w:rPr>
          <w:rFonts w:ascii="Arial" w:eastAsia="SimSun" w:hAnsi="Arial" w:cs="Arial"/>
          <w:sz w:val="22"/>
          <w:szCs w:val="22"/>
          <w:lang w:val="en-US"/>
        </w:rPr>
        <w:t xml:space="preserve"> and </w:t>
      </w:r>
      <w:r w:rsidRPr="00AD2D56">
        <w:rPr>
          <w:rFonts w:ascii="Arial" w:eastAsia="SimSun" w:hAnsi="Arial" w:cs="Arial"/>
          <w:sz w:val="22"/>
          <w:szCs w:val="22"/>
        </w:rPr>
        <w:t>understand the available data</w:t>
      </w:r>
      <w:r w:rsidRPr="00AD2D56">
        <w:rPr>
          <w:rFonts w:ascii="Arial" w:eastAsia="SimSun" w:hAnsi="Arial" w:cs="Arial"/>
          <w:sz w:val="22"/>
          <w:szCs w:val="22"/>
          <w:lang w:val="en-US"/>
        </w:rPr>
        <w:t xml:space="preserve"> regarding all infrastructure projects. However, this </w:t>
      </w:r>
      <w:r w:rsidRPr="00AD2D56">
        <w:rPr>
          <w:rFonts w:ascii="Arial" w:eastAsia="SimSun" w:hAnsi="Arial" w:cs="Arial"/>
          <w:sz w:val="22"/>
          <w:szCs w:val="22"/>
        </w:rPr>
        <w:t xml:space="preserve">can </w:t>
      </w:r>
      <w:r w:rsidRPr="00AD2D56">
        <w:rPr>
          <w:rFonts w:ascii="Arial" w:eastAsia="SimSun" w:hAnsi="Arial" w:cs="Arial"/>
          <w:sz w:val="22"/>
          <w:szCs w:val="22"/>
          <w:lang w:val="en-US"/>
        </w:rPr>
        <w:t xml:space="preserve">ably </w:t>
      </w:r>
      <w:r w:rsidRPr="00AD2D56">
        <w:rPr>
          <w:rFonts w:ascii="Arial" w:eastAsia="SimSun" w:hAnsi="Arial" w:cs="Arial"/>
          <w:sz w:val="22"/>
          <w:szCs w:val="22"/>
        </w:rPr>
        <w:t>be achieved through an in</w:t>
      </w:r>
      <w:r w:rsidRPr="00AD2D56">
        <w:rPr>
          <w:rFonts w:ascii="Arial" w:eastAsia="SimSun" w:hAnsi="Arial" w:cs="Arial"/>
          <w:sz w:val="22"/>
          <w:szCs w:val="22"/>
          <w:lang w:eastAsia="zh-CN"/>
        </w:rPr>
        <w:t>-</w:t>
      </w:r>
      <w:r w:rsidRPr="00AD2D56">
        <w:rPr>
          <w:rFonts w:ascii="Arial" w:eastAsia="SimSun" w:hAnsi="Arial" w:cs="Arial"/>
          <w:sz w:val="22"/>
          <w:szCs w:val="22"/>
        </w:rPr>
        <w:t>depth analysis of data including procurement plans, reports, to identify red flags and concerns for stakeholders</w:t>
      </w:r>
      <w:r w:rsidRPr="00AD2D56">
        <w:rPr>
          <w:rFonts w:ascii="Arial" w:eastAsia="SimSun" w:hAnsi="Arial" w:cs="Arial"/>
          <w:sz w:val="22"/>
          <w:szCs w:val="22"/>
          <w:lang w:val="en-US"/>
        </w:rPr>
        <w:t xml:space="preserve">. The resulting information can then </w:t>
      </w:r>
      <w:r w:rsidRPr="00AD2D56">
        <w:rPr>
          <w:rFonts w:ascii="Arial" w:eastAsia="SimSun" w:hAnsi="Arial" w:cs="Arial"/>
          <w:sz w:val="22"/>
          <w:szCs w:val="22"/>
        </w:rPr>
        <w:t>be used as evidence for decision-making and further planning</w:t>
      </w:r>
      <w:r w:rsidRPr="00AD2D56">
        <w:rPr>
          <w:rFonts w:ascii="Arial" w:eastAsia="SimSun" w:hAnsi="Arial" w:cs="Arial"/>
          <w:sz w:val="22"/>
          <w:szCs w:val="22"/>
          <w:lang w:val="en-US"/>
        </w:rPr>
        <w:t xml:space="preserve"> and </w:t>
      </w:r>
      <w:r w:rsidRPr="00AD2D56">
        <w:rPr>
          <w:rFonts w:ascii="Arial" w:eastAsia="SimSun" w:hAnsi="Arial" w:cs="Arial"/>
          <w:sz w:val="22"/>
          <w:szCs w:val="22"/>
        </w:rPr>
        <w:t xml:space="preserve">advocacy for increased infrastructure transparency and fair business practices between Government and Private Sector. </w:t>
      </w:r>
      <w:r w:rsidRPr="00AD2D56">
        <w:rPr>
          <w:rFonts w:ascii="Arial" w:eastAsia="SimSun" w:hAnsi="Arial" w:cs="Arial"/>
          <w:sz w:val="22"/>
          <w:szCs w:val="22"/>
          <w:lang w:val="en-US"/>
        </w:rPr>
        <w:t xml:space="preserve">Besides, </w:t>
      </w:r>
      <w:r w:rsidRPr="00AD2D56">
        <w:rPr>
          <w:rFonts w:ascii="Arial" w:eastAsia="SimSun" w:hAnsi="Arial" w:cs="Arial"/>
          <w:sz w:val="22"/>
          <w:szCs w:val="22"/>
        </w:rPr>
        <w:t xml:space="preserve">the analysis would help to ensure that infrastructure projects delivery processes are being done in compliance within the legal and policy framework. </w:t>
      </w:r>
      <w:r w:rsidRPr="00AD2D56">
        <w:rPr>
          <w:rFonts w:ascii="Arial" w:eastAsia="SimSun" w:hAnsi="Arial" w:cs="Arial"/>
          <w:sz w:val="22"/>
          <w:szCs w:val="22"/>
          <w:lang w:val="en-US"/>
        </w:rPr>
        <w:t xml:space="preserve">The findings would help </w:t>
      </w:r>
      <w:r w:rsidRPr="00AD2D56">
        <w:rPr>
          <w:rFonts w:ascii="Arial" w:eastAsia="SimSun" w:hAnsi="Arial" w:cs="Arial"/>
          <w:sz w:val="22"/>
          <w:szCs w:val="22"/>
        </w:rPr>
        <w:t>identify critical problems in the sector, and provide evidence based framework to address the challenges.</w:t>
      </w:r>
    </w:p>
    <w:p w14:paraId="2EE4666F" w14:textId="77777777" w:rsidR="00F73CE0" w:rsidRPr="00AD2D56" w:rsidRDefault="00F73CE0" w:rsidP="00057158">
      <w:pPr>
        <w:spacing w:line="360" w:lineRule="auto"/>
        <w:jc w:val="both"/>
        <w:textAlignment w:val="baseline"/>
        <w:rPr>
          <w:rFonts w:ascii="Arial" w:eastAsia="Times New Roman" w:hAnsi="Arial" w:cs="Arial"/>
          <w:sz w:val="22"/>
          <w:szCs w:val="22"/>
          <w:lang w:val="en-US" w:eastAsia="zh-CN"/>
        </w:rPr>
      </w:pPr>
    </w:p>
    <w:p w14:paraId="0CB51E18" w14:textId="77777777" w:rsidR="00666956" w:rsidRPr="00AD2D56" w:rsidRDefault="00F957A5" w:rsidP="00057158">
      <w:pPr>
        <w:spacing w:line="360" w:lineRule="auto"/>
        <w:jc w:val="both"/>
        <w:rPr>
          <w:rFonts w:ascii="Arial" w:eastAsia="SimSun" w:hAnsi="Arial" w:cs="Arial"/>
          <w:sz w:val="22"/>
          <w:szCs w:val="22"/>
          <w:lang w:eastAsia="zh-CN"/>
        </w:rPr>
      </w:pPr>
      <w:r w:rsidRPr="00AD2D56">
        <w:rPr>
          <w:rFonts w:ascii="Arial" w:eastAsia="SimSun" w:hAnsi="Arial" w:cs="Arial"/>
          <w:sz w:val="22"/>
          <w:szCs w:val="22"/>
          <w:lang w:val="en-US"/>
        </w:rPr>
        <w:lastRenderedPageBreak/>
        <w:t>Therefore, CoST Uganda, u</w:t>
      </w:r>
      <w:r w:rsidRPr="00AD2D56">
        <w:rPr>
          <w:rFonts w:ascii="Arial" w:eastAsia="SimSun" w:hAnsi="Arial" w:cs="Arial"/>
          <w:sz w:val="22"/>
          <w:szCs w:val="22"/>
        </w:rPr>
        <w:t xml:space="preserve">nder </w:t>
      </w:r>
      <w:r w:rsidRPr="00AD2D56">
        <w:rPr>
          <w:rFonts w:ascii="Arial" w:eastAsia="SimSun" w:hAnsi="Arial" w:cs="Arial"/>
          <w:sz w:val="22"/>
          <w:szCs w:val="22"/>
          <w:lang w:val="en-US"/>
        </w:rPr>
        <w:t xml:space="preserve">the </w:t>
      </w:r>
      <w:r w:rsidRPr="00AD2D56">
        <w:rPr>
          <w:rFonts w:ascii="Arial" w:eastAsia="SimSun" w:hAnsi="Arial" w:cs="Arial"/>
          <w:sz w:val="22"/>
          <w:szCs w:val="22"/>
        </w:rPr>
        <w:t>intervention</w:t>
      </w:r>
      <w:r w:rsidRPr="00AD2D56">
        <w:rPr>
          <w:rFonts w:ascii="Arial" w:eastAsia="SimSun" w:hAnsi="Arial" w:cs="Arial"/>
          <w:sz w:val="22"/>
          <w:szCs w:val="22"/>
          <w:lang w:val="en-US"/>
        </w:rPr>
        <w:t xml:space="preserve">, </w:t>
      </w:r>
      <w:r w:rsidRPr="00AD2D56">
        <w:rPr>
          <w:rFonts w:ascii="Arial" w:eastAsia="SimSun" w:hAnsi="Arial" w:cs="Arial"/>
          <w:i/>
          <w:iCs/>
          <w:sz w:val="22"/>
          <w:szCs w:val="22"/>
          <w:lang w:val="en-US"/>
        </w:rPr>
        <w:t>“</w:t>
      </w:r>
      <w:r w:rsidRPr="00AD2D56">
        <w:rPr>
          <w:rFonts w:ascii="Arial" w:eastAsia="SimSun" w:hAnsi="Arial" w:cs="Arial"/>
          <w:i/>
          <w:iCs/>
          <w:sz w:val="22"/>
          <w:szCs w:val="22"/>
        </w:rPr>
        <w:t>Deepening transparency to influence infrastructure performance”</w:t>
      </w:r>
      <w:r w:rsidRPr="00AD2D56">
        <w:rPr>
          <w:rFonts w:ascii="Arial" w:eastAsia="SimSun" w:hAnsi="Arial" w:cs="Arial"/>
          <w:sz w:val="22"/>
          <w:szCs w:val="22"/>
          <w:lang w:val="en-US"/>
        </w:rPr>
        <w:t xml:space="preserve">  has </w:t>
      </w:r>
      <w:r w:rsidRPr="00AD2D56">
        <w:rPr>
          <w:rFonts w:ascii="Arial" w:eastAsia="SimSun" w:hAnsi="Arial" w:cs="Arial"/>
          <w:sz w:val="22"/>
          <w:szCs w:val="22"/>
        </w:rPr>
        <w:t>establish</w:t>
      </w:r>
      <w:r w:rsidRPr="00AD2D56">
        <w:rPr>
          <w:rFonts w:ascii="Arial" w:eastAsia="SimSun" w:hAnsi="Arial" w:cs="Arial"/>
          <w:sz w:val="22"/>
          <w:szCs w:val="22"/>
          <w:lang w:val="en-GB"/>
        </w:rPr>
        <w:t>ed</w:t>
      </w:r>
      <w:r w:rsidRPr="00AD2D56">
        <w:rPr>
          <w:rFonts w:ascii="Arial" w:eastAsia="SimSun" w:hAnsi="Arial" w:cs="Arial"/>
          <w:sz w:val="22"/>
          <w:szCs w:val="22"/>
        </w:rPr>
        <w:t xml:space="preserve"> analytical features on existing infrastructure dashboards and platforms such as the infra-data, ITI using data from the GPP and EGP</w:t>
      </w:r>
      <w:r w:rsidRPr="00AD2D56">
        <w:rPr>
          <w:rFonts w:ascii="Arial" w:eastAsia="SimSun" w:hAnsi="Arial" w:cs="Arial"/>
          <w:sz w:val="22"/>
          <w:szCs w:val="22"/>
          <w:lang w:val="en-US"/>
        </w:rPr>
        <w:t xml:space="preserve">;  </w:t>
      </w:r>
      <w:r w:rsidRPr="00AD2D56">
        <w:rPr>
          <w:rFonts w:ascii="Arial" w:eastAsia="SimSun" w:hAnsi="Arial" w:cs="Arial"/>
          <w:sz w:val="22"/>
          <w:szCs w:val="22"/>
        </w:rPr>
        <w:t>identif</w:t>
      </w:r>
      <w:r w:rsidRPr="00AD2D56">
        <w:rPr>
          <w:rFonts w:ascii="Arial" w:eastAsia="SimSun" w:hAnsi="Arial" w:cs="Arial"/>
          <w:sz w:val="22"/>
          <w:szCs w:val="22"/>
          <w:lang w:eastAsia="zh-CN"/>
        </w:rPr>
        <w:t>ied</w:t>
      </w:r>
      <w:r w:rsidRPr="00AD2D56">
        <w:rPr>
          <w:rFonts w:ascii="Arial" w:eastAsia="SimSun" w:hAnsi="Arial" w:cs="Arial"/>
          <w:sz w:val="22"/>
          <w:szCs w:val="22"/>
        </w:rPr>
        <w:t xml:space="preserve"> use cases to share with stakeholders for consideration</w:t>
      </w:r>
      <w:r w:rsidRPr="00AD2D56">
        <w:rPr>
          <w:rFonts w:ascii="Arial" w:eastAsia="SimSun" w:hAnsi="Arial" w:cs="Arial"/>
          <w:sz w:val="22"/>
          <w:szCs w:val="22"/>
          <w:lang w:val="en-US"/>
        </w:rPr>
        <w:t xml:space="preserve">;  </w:t>
      </w:r>
      <w:r w:rsidRPr="00AD2D56">
        <w:rPr>
          <w:rFonts w:ascii="Arial" w:eastAsia="SimSun" w:hAnsi="Arial" w:cs="Arial"/>
          <w:sz w:val="22"/>
          <w:szCs w:val="22"/>
        </w:rPr>
        <w:t>analyse</w:t>
      </w:r>
      <w:r w:rsidRPr="00AD2D56">
        <w:rPr>
          <w:rFonts w:ascii="Arial" w:eastAsia="SimSun" w:hAnsi="Arial" w:cs="Arial"/>
          <w:sz w:val="22"/>
          <w:szCs w:val="22"/>
          <w:lang w:val="en-GB"/>
        </w:rPr>
        <w:t>d</w:t>
      </w:r>
      <w:r w:rsidRPr="00AD2D56">
        <w:rPr>
          <w:rFonts w:ascii="Arial" w:eastAsia="SimSun" w:hAnsi="Arial" w:cs="Arial"/>
          <w:sz w:val="22"/>
          <w:szCs w:val="22"/>
        </w:rPr>
        <w:t xml:space="preserve"> performance of selected entities on disclosure against set indicators</w:t>
      </w:r>
      <w:r w:rsidRPr="00AD2D56">
        <w:rPr>
          <w:rFonts w:ascii="Arial" w:eastAsia="SimSun" w:hAnsi="Arial" w:cs="Arial"/>
          <w:sz w:val="22"/>
          <w:szCs w:val="22"/>
          <w:lang w:val="en-US"/>
        </w:rPr>
        <w:t xml:space="preserve"> and initiated engagements with</w:t>
      </w:r>
      <w:r w:rsidRPr="00AD2D56">
        <w:rPr>
          <w:rFonts w:ascii="Arial" w:eastAsia="SimSun" w:hAnsi="Arial" w:cs="Arial"/>
          <w:sz w:val="22"/>
          <w:szCs w:val="22"/>
        </w:rPr>
        <w:t xml:space="preserve"> MoFPED and PPDA to integrate the OC4IDS into the EGP</w:t>
      </w:r>
      <w:r w:rsidRPr="00AD2D56">
        <w:rPr>
          <w:rFonts w:ascii="Arial" w:eastAsia="SimSun" w:hAnsi="Arial" w:cs="Arial"/>
          <w:sz w:val="22"/>
          <w:szCs w:val="22"/>
          <w:lang w:eastAsia="zh-CN"/>
        </w:rPr>
        <w:t xml:space="preserve"> to facilitate real time dislcosure and analysis of infrastructure data to inform decisions. </w:t>
      </w:r>
    </w:p>
    <w:p w14:paraId="1B50369E" w14:textId="77777777" w:rsidR="00666956" w:rsidRPr="00AD2D56" w:rsidRDefault="00F957A5" w:rsidP="00057158">
      <w:pPr>
        <w:pStyle w:val="Heading1"/>
        <w:shd w:val="clear" w:color="auto" w:fill="FFFFFF" w:themeFill="background1"/>
        <w:jc w:val="both"/>
        <w:rPr>
          <w:rFonts w:cs="Arial"/>
          <w:b/>
          <w:bCs w:val="0"/>
          <w:color w:val="auto"/>
          <w:sz w:val="22"/>
          <w:szCs w:val="22"/>
          <w:lang w:val="en-US" w:eastAsia="en-GB"/>
        </w:rPr>
      </w:pPr>
      <w:bookmarkStart w:id="13" w:name="_Toc138691219"/>
      <w:bookmarkStart w:id="14" w:name="_Toc7445"/>
      <w:r w:rsidRPr="00AD2D56">
        <w:rPr>
          <w:rFonts w:cs="Arial"/>
          <w:b/>
          <w:bCs w:val="0"/>
          <w:color w:val="auto"/>
          <w:sz w:val="22"/>
          <w:szCs w:val="22"/>
          <w:lang w:val="en-US" w:eastAsia="en-GB"/>
        </w:rPr>
        <w:t>3.0 METHODOLOGY</w:t>
      </w:r>
      <w:bookmarkEnd w:id="13"/>
      <w:r w:rsidRPr="00AD2D56">
        <w:rPr>
          <w:rFonts w:cs="Arial"/>
          <w:b/>
          <w:bCs w:val="0"/>
          <w:color w:val="auto"/>
          <w:sz w:val="22"/>
          <w:szCs w:val="22"/>
          <w:lang w:val="en-US" w:eastAsia="en-GB"/>
        </w:rPr>
        <w:t> </w:t>
      </w:r>
      <w:bookmarkEnd w:id="12"/>
      <w:bookmarkEnd w:id="14"/>
    </w:p>
    <w:p w14:paraId="6F4C1234" w14:textId="77777777" w:rsidR="00666956" w:rsidRPr="00AD2D56" w:rsidRDefault="00666956" w:rsidP="00057158">
      <w:pPr>
        <w:pStyle w:val="Heading2"/>
        <w:shd w:val="clear" w:color="auto" w:fill="FFFFFF" w:themeFill="background1"/>
        <w:jc w:val="both"/>
        <w:rPr>
          <w:rFonts w:cs="Arial"/>
          <w:b/>
          <w:bCs/>
          <w:color w:val="auto"/>
          <w:sz w:val="22"/>
          <w:szCs w:val="22"/>
          <w:lang w:val="en-US"/>
        </w:rPr>
      </w:pPr>
    </w:p>
    <w:p w14:paraId="546347AE" w14:textId="7F8CD1DF" w:rsidR="00666956" w:rsidRDefault="00F957A5" w:rsidP="00057158">
      <w:pPr>
        <w:pStyle w:val="Heading2"/>
        <w:shd w:val="clear" w:color="auto" w:fill="FFFFFF" w:themeFill="background1"/>
        <w:jc w:val="both"/>
        <w:rPr>
          <w:rFonts w:cs="Arial"/>
          <w:b/>
          <w:bCs/>
          <w:color w:val="auto"/>
          <w:sz w:val="22"/>
          <w:szCs w:val="22"/>
          <w:lang w:val="en-US"/>
        </w:rPr>
      </w:pPr>
      <w:bookmarkStart w:id="15" w:name="_Toc22311"/>
      <w:bookmarkStart w:id="16" w:name="_Toc138691220"/>
      <w:r w:rsidRPr="00AD2D56">
        <w:rPr>
          <w:rFonts w:cs="Arial"/>
          <w:b/>
          <w:bCs/>
          <w:color w:val="auto"/>
          <w:sz w:val="22"/>
          <w:szCs w:val="22"/>
          <w:lang w:val="en-US"/>
        </w:rPr>
        <w:t>3.1 A</w:t>
      </w:r>
      <w:r w:rsidRPr="00AD2D56">
        <w:rPr>
          <w:rFonts w:cs="Arial"/>
          <w:b/>
          <w:bCs/>
          <w:color w:val="auto"/>
          <w:sz w:val="22"/>
          <w:szCs w:val="22"/>
        </w:rPr>
        <w:t>nalytical Dashboard</w:t>
      </w:r>
      <w:r w:rsidRPr="00AD2D56">
        <w:rPr>
          <w:rFonts w:cs="Arial"/>
          <w:b/>
          <w:bCs/>
          <w:color w:val="auto"/>
          <w:sz w:val="22"/>
          <w:szCs w:val="22"/>
          <w:lang w:val="en-US"/>
        </w:rPr>
        <w:t xml:space="preserve"> Development</w:t>
      </w:r>
      <w:bookmarkEnd w:id="15"/>
      <w:bookmarkEnd w:id="16"/>
      <w:r w:rsidRPr="00AD2D56">
        <w:rPr>
          <w:rFonts w:cs="Arial"/>
          <w:b/>
          <w:bCs/>
          <w:color w:val="auto"/>
          <w:sz w:val="22"/>
          <w:szCs w:val="22"/>
          <w:lang w:val="en-US"/>
        </w:rPr>
        <w:t xml:space="preserve"> </w:t>
      </w:r>
    </w:p>
    <w:p w14:paraId="69FBC45D" w14:textId="77777777" w:rsidR="00FF713B" w:rsidRPr="00FF713B" w:rsidRDefault="00FF713B" w:rsidP="00FF713B">
      <w:pPr>
        <w:rPr>
          <w:lang w:val="en-US"/>
        </w:rPr>
      </w:pPr>
    </w:p>
    <w:p w14:paraId="7FC1C289" w14:textId="4A559B5F" w:rsidR="00666956" w:rsidDel="0019683D" w:rsidRDefault="00FF713B" w:rsidP="00057158">
      <w:pPr>
        <w:spacing w:line="360" w:lineRule="auto"/>
        <w:jc w:val="both"/>
        <w:rPr>
          <w:del w:id="17" w:author="Cengkuru Michael" w:date="2023-06-27T07:47:00Z"/>
          <w:rFonts w:ascii="Arial" w:eastAsia="SimSun" w:hAnsi="Arial" w:cs="Arial"/>
          <w:sz w:val="22"/>
          <w:szCs w:val="22"/>
          <w:lang w:val="en-US"/>
        </w:rPr>
      </w:pPr>
      <w:moveFromRangeStart w:id="18" w:author="Cengkuru Michael" w:date="2023-06-27T07:47:00Z" w:name="move138744479"/>
      <w:moveFrom w:id="19" w:author="Cengkuru Michael" w:date="2023-06-27T07:47:00Z">
        <w:r w:rsidDel="0019683D">
          <w:rPr>
            <w:rFonts w:ascii="Arial" w:eastAsia="SimSun" w:hAnsi="Arial" w:cs="Arial"/>
            <w:noProof/>
            <w:sz w:val="22"/>
            <w:szCs w:val="22"/>
            <w:lang w:val="en-US"/>
            <w14:ligatures w14:val="none"/>
          </w:rPr>
          <w:drawing>
            <wp:inline distT="0" distB="0" distL="0" distR="0" wp14:anchorId="530D495C" wp14:editId="513658D6">
              <wp:extent cx="5731510" cy="2579370"/>
              <wp:effectExtent l="0" t="0" r="0" b="0"/>
              <wp:docPr id="1944479588" name="Picture 194447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9588" name="Picture 19444795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moveFrom>
      <w:moveFromRangeEnd w:id="18"/>
    </w:p>
    <w:p w14:paraId="42417BD6" w14:textId="7983BC2A" w:rsidR="00FF713B" w:rsidRPr="00FF713B" w:rsidDel="0019683D" w:rsidRDefault="00FF713B" w:rsidP="0019683D">
      <w:pPr>
        <w:spacing w:line="360" w:lineRule="auto"/>
        <w:rPr>
          <w:del w:id="20" w:author="Cengkuru Michael" w:date="2023-06-27T07:47:00Z"/>
          <w:rFonts w:ascii="Arial" w:eastAsia="SimSun" w:hAnsi="Arial" w:cs="Arial"/>
          <w:i/>
          <w:iCs/>
          <w:color w:val="3B3838" w:themeColor="background2" w:themeShade="40"/>
          <w:sz w:val="20"/>
          <w:szCs w:val="20"/>
          <w:lang w:val="en-US"/>
        </w:rPr>
        <w:pPrChange w:id="21" w:author="Cengkuru Michael" w:date="2023-06-27T07:47:00Z">
          <w:pPr>
            <w:spacing w:line="360" w:lineRule="auto"/>
            <w:jc w:val="center"/>
          </w:pPr>
        </w:pPrChange>
      </w:pPr>
      <w:del w:id="22" w:author="Cengkuru Michael" w:date="2023-06-27T07:47:00Z">
        <w:r w:rsidRPr="00FF713B" w:rsidDel="0019683D">
          <w:rPr>
            <w:rFonts w:ascii="Arial" w:eastAsia="SimSun" w:hAnsi="Arial" w:cs="Arial"/>
            <w:i/>
            <w:iCs/>
            <w:color w:val="3B3838" w:themeColor="background2" w:themeShade="40"/>
            <w:sz w:val="20"/>
            <w:szCs w:val="20"/>
            <w:lang w:val="en-US"/>
          </w:rPr>
          <w:delText>The Analytica Dashboard</w:delText>
        </w:r>
      </w:del>
    </w:p>
    <w:p w14:paraId="3D0170B8" w14:textId="77777777" w:rsidR="00FF713B" w:rsidDel="0019683D" w:rsidRDefault="00FF713B" w:rsidP="0019683D">
      <w:pPr>
        <w:spacing w:line="360" w:lineRule="auto"/>
        <w:textAlignment w:val="baseline"/>
        <w:rPr>
          <w:del w:id="23" w:author="Cengkuru Michael" w:date="2023-06-27T07:47:00Z"/>
          <w:rFonts w:ascii="Arial" w:eastAsia="Times New Roman" w:hAnsi="Arial" w:cs="Arial"/>
          <w:sz w:val="22"/>
          <w:szCs w:val="22"/>
          <w:lang w:val="en-US" w:eastAsia="en-GB"/>
        </w:rPr>
        <w:pPrChange w:id="24" w:author="Cengkuru Michael" w:date="2023-06-27T07:47:00Z">
          <w:pPr>
            <w:spacing w:line="360" w:lineRule="auto"/>
            <w:jc w:val="both"/>
            <w:textAlignment w:val="baseline"/>
          </w:pPr>
        </w:pPrChange>
      </w:pPr>
    </w:p>
    <w:p w14:paraId="47510A4A" w14:textId="63FEB20C" w:rsidR="00666956" w:rsidRPr="00AD2D56" w:rsidRDefault="00F957A5" w:rsidP="0019683D">
      <w:pPr>
        <w:spacing w:line="360" w:lineRule="auto"/>
        <w:jc w:val="both"/>
        <w:rPr>
          <w:rFonts w:ascii="Arial" w:eastAsia="Times New Roman" w:hAnsi="Arial" w:cs="Arial"/>
          <w:sz w:val="22"/>
          <w:szCs w:val="22"/>
          <w:lang w:val="en-US" w:eastAsia="en-GB"/>
        </w:rPr>
        <w:pPrChange w:id="25" w:author="Cengkuru Michael" w:date="2023-06-27T07:47:00Z">
          <w:pPr>
            <w:spacing w:line="360" w:lineRule="auto"/>
            <w:jc w:val="both"/>
            <w:textAlignment w:val="baseline"/>
          </w:pPr>
        </w:pPrChange>
      </w:pPr>
      <w:r w:rsidRPr="00AD2D56">
        <w:rPr>
          <w:rFonts w:ascii="Arial" w:eastAsia="Times New Roman" w:hAnsi="Arial" w:cs="Arial"/>
          <w:sz w:val="22"/>
          <w:szCs w:val="22"/>
          <w:lang w:val="en-US" w:eastAsia="en-GB"/>
        </w:rPr>
        <w:t>The development of the analytical dashboard followed a structured approach to engender a robust, user-friendly dashboard that provides stakeholders with valuable insights into infrastructure procurement data and supports evidence-based decision-making. Accordingly, the analytical dashboard development process encompassed</w:t>
      </w:r>
      <w:r w:rsidR="00586F70" w:rsidRPr="00AD2D56">
        <w:rPr>
          <w:rFonts w:ascii="Arial" w:eastAsia="Times New Roman" w:hAnsi="Arial" w:cs="Arial"/>
          <w:sz w:val="22"/>
          <w:szCs w:val="22"/>
          <w:lang w:val="en-US" w:eastAsia="en-GB"/>
        </w:rPr>
        <w:t xml:space="preserve"> </w:t>
      </w:r>
      <w:r w:rsidRPr="00AD2D56">
        <w:rPr>
          <w:rFonts w:ascii="Arial" w:eastAsia="Times New Roman" w:hAnsi="Arial" w:cs="Arial"/>
          <w:sz w:val="22"/>
          <w:szCs w:val="22"/>
          <w:lang w:val="en-US" w:eastAsia="en-GB"/>
        </w:rPr>
        <w:t xml:space="preserve">acquisition and ingestion, data storage and cataloging, data pre-processing and transformation, dashboard design and development, and testing and iteration. The specific actions conducted are enumerated here </w:t>
      </w:r>
      <w:proofErr w:type="gramStart"/>
      <w:r w:rsidRPr="00AD2D56">
        <w:rPr>
          <w:rFonts w:ascii="Arial" w:eastAsia="Times New Roman" w:hAnsi="Arial" w:cs="Arial"/>
          <w:sz w:val="22"/>
          <w:szCs w:val="22"/>
          <w:lang w:val="en-US" w:eastAsia="en-GB"/>
        </w:rPr>
        <w:t>under;</w:t>
      </w:r>
      <w:proofErr w:type="gramEnd"/>
    </w:p>
    <w:p w14:paraId="3FBEB2B8" w14:textId="0CD9C600" w:rsidR="00CF491A" w:rsidRPr="00AD2D56" w:rsidRDefault="00CF491A" w:rsidP="00057158">
      <w:pPr>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noProof/>
          <w:sz w:val="22"/>
          <w:szCs w:val="22"/>
          <w:lang w:val="en-US"/>
          <w14:ligatures w14:val="none"/>
        </w:rPr>
        <w:drawing>
          <wp:inline distT="0" distB="0" distL="0" distR="0" wp14:anchorId="198DA5F9" wp14:editId="62DFB370">
            <wp:extent cx="5731510" cy="4298950"/>
            <wp:effectExtent l="0" t="0" r="0" b="6350"/>
            <wp:docPr id="279336405" name="Picture 27933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36405" name="Picture 279336405"/>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2713490" w14:textId="77777777" w:rsidR="00646701" w:rsidRPr="00AD2D56" w:rsidRDefault="00646701" w:rsidP="00057158">
      <w:pPr>
        <w:spacing w:line="360" w:lineRule="auto"/>
        <w:jc w:val="both"/>
        <w:textAlignment w:val="baseline"/>
        <w:rPr>
          <w:rFonts w:ascii="Arial" w:eastAsia="Times New Roman" w:hAnsi="Arial" w:cs="Arial"/>
          <w:sz w:val="22"/>
          <w:szCs w:val="22"/>
          <w:lang w:val="en-US" w:eastAsia="en-GB"/>
        </w:rPr>
      </w:pPr>
    </w:p>
    <w:p w14:paraId="0B0490C7" w14:textId="77921930" w:rsidR="00666956" w:rsidRPr="00AD2D56" w:rsidRDefault="00F957A5" w:rsidP="00057158">
      <w:pPr>
        <w:numPr>
          <w:ilvl w:val="0"/>
          <w:numId w:val="2"/>
        </w:numPr>
        <w:tabs>
          <w:tab w:val="clear" w:pos="425"/>
        </w:tabs>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 xml:space="preserve">Data Acquisition and ingestion from the GPP. This process involved establishing a connection to the portal through APIs and </w:t>
      </w:r>
      <w:r w:rsidR="00646701" w:rsidRPr="00AD2D56">
        <w:rPr>
          <w:rFonts w:ascii="Arial" w:eastAsia="Times New Roman" w:hAnsi="Arial" w:cs="Arial"/>
          <w:sz w:val="22"/>
          <w:szCs w:val="22"/>
          <w:lang w:val="en-US" w:eastAsia="en-GB"/>
        </w:rPr>
        <w:t>retrieving</w:t>
      </w:r>
      <w:r w:rsidRPr="00AD2D56">
        <w:rPr>
          <w:rFonts w:ascii="Arial" w:eastAsia="Times New Roman" w:hAnsi="Arial" w:cs="Arial"/>
          <w:sz w:val="22"/>
          <w:szCs w:val="22"/>
          <w:lang w:val="en-US" w:eastAsia="en-GB"/>
        </w:rPr>
        <w:t xml:space="preserve"> relevant records for the selected indicators.</w:t>
      </w:r>
    </w:p>
    <w:p w14:paraId="4932D83E" w14:textId="77777777" w:rsidR="00666956" w:rsidRPr="00AD2D56" w:rsidRDefault="00F957A5" w:rsidP="00057158">
      <w:pPr>
        <w:numPr>
          <w:ilvl w:val="0"/>
          <w:numId w:val="2"/>
        </w:numPr>
        <w:tabs>
          <w:tab w:val="clear" w:pos="425"/>
        </w:tabs>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Data Storage and Cataloging. The acquired data was stored in an external database designed to handle large volumes of data. This database was optimized for fast and efficient querying, enabling the dashboard to deliver real-time insights. The ingested data was cataloged according to the specified indicators to facilitate easy access and analysis. The cataloging process involved data normalization, categorization, indexing, and metadata creation to describe each data element.</w:t>
      </w:r>
    </w:p>
    <w:p w14:paraId="3E9E93F9" w14:textId="77777777" w:rsidR="00666956" w:rsidRPr="00AD2D56" w:rsidRDefault="00F957A5" w:rsidP="00057158">
      <w:pPr>
        <w:numPr>
          <w:ilvl w:val="0"/>
          <w:numId w:val="2"/>
        </w:numPr>
        <w:tabs>
          <w:tab w:val="clear" w:pos="425"/>
        </w:tabs>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Data Processing and Transformation. The respective data types were cleaned and subsequently converted to appropriate data types to aid analysis and visualization. Lastly, data aggregation and computations were conducted to derive metrics that align with the specified indicators.</w:t>
      </w:r>
    </w:p>
    <w:p w14:paraId="649F7BF1" w14:textId="1BF6F361" w:rsidR="00666956" w:rsidRPr="00AD2D56" w:rsidRDefault="00F957A5" w:rsidP="00057158">
      <w:pPr>
        <w:numPr>
          <w:ilvl w:val="0"/>
          <w:numId w:val="2"/>
        </w:numPr>
        <w:tabs>
          <w:tab w:val="clear" w:pos="425"/>
        </w:tabs>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 xml:space="preserve">Dashboard Design and Development. The process involved creation of wireframes and mockups to support the outline, layout and organization of the dashboard and ensure that the </w:t>
      </w:r>
      <w:r w:rsidR="5ECA3451" w:rsidRPr="00AD2D56">
        <w:rPr>
          <w:rFonts w:ascii="Arial" w:eastAsia="Times New Roman" w:hAnsi="Arial" w:cs="Arial"/>
          <w:sz w:val="22"/>
          <w:szCs w:val="22"/>
          <w:lang w:val="en-US" w:eastAsia="en-GB"/>
        </w:rPr>
        <w:t>dashboard</w:t>
      </w:r>
      <w:r w:rsidRPr="00AD2D56">
        <w:rPr>
          <w:rFonts w:ascii="Arial" w:eastAsia="Times New Roman" w:hAnsi="Arial" w:cs="Arial"/>
          <w:sz w:val="22"/>
          <w:szCs w:val="22"/>
          <w:lang w:val="en-US" w:eastAsia="en-GB"/>
        </w:rPr>
        <w:t xml:space="preserve"> is intuitive and user-friendly. The resulting data visualization user interface (UI) was developed using modern web technologies and data visualization libraries. </w:t>
      </w:r>
      <w:r w:rsidR="5ECA3451" w:rsidRPr="00AD2D56">
        <w:rPr>
          <w:rFonts w:ascii="Arial" w:eastAsia="Times New Roman" w:hAnsi="Arial" w:cs="Arial"/>
          <w:sz w:val="22"/>
          <w:szCs w:val="22"/>
          <w:lang w:val="en-US" w:eastAsia="en-GB"/>
        </w:rPr>
        <w:t>The dashboard</w:t>
      </w:r>
      <w:r w:rsidRPr="00AD2D56">
        <w:rPr>
          <w:rFonts w:ascii="Arial" w:eastAsia="Times New Roman" w:hAnsi="Arial" w:cs="Arial"/>
          <w:sz w:val="22"/>
          <w:szCs w:val="22"/>
          <w:lang w:val="en-US" w:eastAsia="en-GB"/>
        </w:rPr>
        <w:t xml:space="preserve"> now enables users to explore the cataloged interactive charts, graphs, and tables. Other features included in dashboard include filters, search functionality, and drill-down capabilities, which allows users to customize their analysis and focus on specific aspects of the data.</w:t>
      </w:r>
    </w:p>
    <w:p w14:paraId="5562A723" w14:textId="1903AE87" w:rsidR="00666956" w:rsidRPr="00AD2D56" w:rsidRDefault="00F957A5" w:rsidP="00057158">
      <w:pPr>
        <w:numPr>
          <w:ilvl w:val="0"/>
          <w:numId w:val="2"/>
        </w:numPr>
        <w:tabs>
          <w:tab w:val="clear" w:pos="425"/>
        </w:tabs>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Integration and alignment with the OC4IDS</w:t>
      </w:r>
      <w:r w:rsidR="00A50959" w:rsidRPr="00AD2D56">
        <w:rPr>
          <w:rFonts w:ascii="Arial" w:eastAsia="Times New Roman" w:hAnsi="Arial" w:cs="Arial"/>
          <w:sz w:val="22"/>
          <w:szCs w:val="22"/>
          <w:lang w:val="en-US" w:eastAsia="en-GB"/>
        </w:rPr>
        <w:t xml:space="preserve">: The development of the dashboard integrated an alignment with the OC4IDS red flags to ensure consistency. </w:t>
      </w:r>
    </w:p>
    <w:p w14:paraId="44B2DAB5" w14:textId="17CD9977" w:rsidR="00666956" w:rsidRPr="00AD2D56" w:rsidRDefault="00F957A5" w:rsidP="00057158">
      <w:pPr>
        <w:numPr>
          <w:ilvl w:val="0"/>
          <w:numId w:val="2"/>
        </w:numPr>
        <w:tabs>
          <w:tab w:val="clear" w:pos="425"/>
        </w:tabs>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Validation and engag</w:t>
      </w:r>
      <w:r w:rsidR="00A50959" w:rsidRPr="00AD2D56">
        <w:rPr>
          <w:rFonts w:ascii="Arial" w:eastAsia="Times New Roman" w:hAnsi="Arial" w:cs="Arial"/>
          <w:sz w:val="22"/>
          <w:szCs w:val="22"/>
          <w:lang w:val="en-US" w:eastAsia="en-GB"/>
        </w:rPr>
        <w:t>ements with the OC4IDs helpdesk: The process further included meetings with the OC4IDS help desk to further validate the dashboard to ensure it complies with international standards.</w:t>
      </w:r>
    </w:p>
    <w:p w14:paraId="1C7D284C" w14:textId="77777777" w:rsidR="00666956" w:rsidRPr="00AD2D56" w:rsidRDefault="00F957A5" w:rsidP="00057158">
      <w:pPr>
        <w:numPr>
          <w:ilvl w:val="0"/>
          <w:numId w:val="2"/>
        </w:numPr>
        <w:tabs>
          <w:tab w:val="clear" w:pos="425"/>
        </w:tabs>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 xml:space="preserve">Testing and Iteration. The dashboard functions were tested throughout the development process to identify any bugs and errors. The procedure entailed unit testing, integration testing, and user acceptance testing (UAT) with selected stakeholders. Based on the feedback gathered, necessary adjustments were </w:t>
      </w:r>
      <w:bookmarkStart w:id="26" w:name="_Int_ei7P7Jsh"/>
      <w:proofErr w:type="gramStart"/>
      <w:r w:rsidRPr="00AD2D56">
        <w:rPr>
          <w:rFonts w:ascii="Arial" w:eastAsia="Times New Roman" w:hAnsi="Arial" w:cs="Arial"/>
          <w:sz w:val="22"/>
          <w:szCs w:val="22"/>
          <w:lang w:val="en-US" w:eastAsia="en-GB"/>
        </w:rPr>
        <w:t>effected</w:t>
      </w:r>
      <w:bookmarkEnd w:id="26"/>
      <w:proofErr w:type="gramEnd"/>
      <w:r w:rsidRPr="00AD2D56">
        <w:rPr>
          <w:rFonts w:ascii="Arial" w:eastAsia="Times New Roman" w:hAnsi="Arial" w:cs="Arial"/>
          <w:sz w:val="22"/>
          <w:szCs w:val="22"/>
          <w:lang w:val="en-US" w:eastAsia="en-GB"/>
        </w:rPr>
        <w:t xml:space="preserve"> to improve usability, performance, and reliability.</w:t>
      </w:r>
    </w:p>
    <w:p w14:paraId="087FBD96" w14:textId="77777777" w:rsidR="00666956" w:rsidRPr="00AD2D56" w:rsidRDefault="00F957A5" w:rsidP="00057158">
      <w:pPr>
        <w:numPr>
          <w:ilvl w:val="0"/>
          <w:numId w:val="2"/>
        </w:numPr>
        <w:tabs>
          <w:tab w:val="clear" w:pos="425"/>
        </w:tabs>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 xml:space="preserve">Integration with the GPP and data analysis against set indicators </w:t>
      </w:r>
    </w:p>
    <w:p w14:paraId="2798CC08" w14:textId="77777777" w:rsidR="00666956" w:rsidRDefault="00666956" w:rsidP="00057158">
      <w:pPr>
        <w:jc w:val="both"/>
        <w:rPr>
          <w:rFonts w:ascii="Arial" w:hAnsi="Arial" w:cs="Arial"/>
          <w:b/>
          <w:bCs/>
          <w:sz w:val="22"/>
          <w:szCs w:val="22"/>
          <w:lang w:val="en-US"/>
        </w:rPr>
      </w:pPr>
    </w:p>
    <w:p w14:paraId="39208DC9" w14:textId="77777777" w:rsidR="00A526B9" w:rsidRDefault="00A526B9" w:rsidP="00057158">
      <w:pPr>
        <w:jc w:val="both"/>
        <w:rPr>
          <w:rFonts w:ascii="Arial" w:hAnsi="Arial" w:cs="Arial"/>
          <w:b/>
          <w:bCs/>
          <w:sz w:val="22"/>
          <w:szCs w:val="22"/>
          <w:lang w:val="en-US"/>
        </w:rPr>
      </w:pPr>
    </w:p>
    <w:p w14:paraId="30EC2E30" w14:textId="77777777" w:rsidR="00A526B9" w:rsidRDefault="00A526B9" w:rsidP="00057158">
      <w:pPr>
        <w:jc w:val="both"/>
        <w:rPr>
          <w:rFonts w:ascii="Arial" w:hAnsi="Arial" w:cs="Arial"/>
          <w:b/>
          <w:bCs/>
          <w:sz w:val="22"/>
          <w:szCs w:val="22"/>
          <w:lang w:val="en-US"/>
        </w:rPr>
      </w:pPr>
    </w:p>
    <w:p w14:paraId="6FB4BCEE" w14:textId="77777777" w:rsidR="00A526B9" w:rsidRPr="00AD2D56" w:rsidRDefault="00A526B9" w:rsidP="00057158">
      <w:pPr>
        <w:jc w:val="both"/>
        <w:rPr>
          <w:rFonts w:ascii="Arial" w:hAnsi="Arial" w:cs="Arial"/>
          <w:b/>
          <w:bCs/>
          <w:sz w:val="22"/>
          <w:szCs w:val="22"/>
          <w:lang w:val="en-US"/>
        </w:rPr>
      </w:pPr>
    </w:p>
    <w:p w14:paraId="2BD80CA6" w14:textId="77777777" w:rsidR="00666956" w:rsidRPr="00AD2D56" w:rsidRDefault="00666956" w:rsidP="00057158">
      <w:pPr>
        <w:jc w:val="both"/>
        <w:rPr>
          <w:rFonts w:ascii="Arial" w:hAnsi="Arial" w:cs="Arial"/>
          <w:b/>
          <w:bCs/>
          <w:sz w:val="22"/>
          <w:szCs w:val="22"/>
          <w:lang w:val="en-US"/>
        </w:rPr>
      </w:pPr>
    </w:p>
    <w:p w14:paraId="1A6A098F" w14:textId="77777777" w:rsidR="00666956" w:rsidRPr="00AD2D56" w:rsidRDefault="00F957A5" w:rsidP="00057158">
      <w:pPr>
        <w:pStyle w:val="Heading2"/>
        <w:shd w:val="clear" w:color="auto" w:fill="FFFFFF" w:themeFill="background1"/>
        <w:jc w:val="both"/>
        <w:rPr>
          <w:rFonts w:eastAsia="Times New Roman" w:cs="Arial"/>
          <w:b/>
          <w:bCs/>
          <w:color w:val="auto"/>
          <w:sz w:val="22"/>
          <w:szCs w:val="22"/>
          <w:lang w:val="en-US" w:eastAsia="en-GB"/>
        </w:rPr>
      </w:pPr>
      <w:bookmarkStart w:id="27" w:name="_Toc138691221"/>
      <w:bookmarkStart w:id="28" w:name="_Toc23078"/>
      <w:r w:rsidRPr="00AD2D56">
        <w:rPr>
          <w:rFonts w:cs="Arial"/>
          <w:b/>
          <w:bCs/>
          <w:color w:val="auto"/>
          <w:sz w:val="22"/>
          <w:szCs w:val="22"/>
          <w:lang w:val="en-US"/>
        </w:rPr>
        <w:lastRenderedPageBreak/>
        <w:t>3.2 Use Cases</w:t>
      </w:r>
      <w:r w:rsidRPr="00AD2D56">
        <w:rPr>
          <w:rFonts w:eastAsia="Times New Roman" w:cs="Arial"/>
          <w:b/>
          <w:bCs/>
          <w:color w:val="auto"/>
          <w:sz w:val="22"/>
          <w:szCs w:val="22"/>
          <w:lang w:val="en-US" w:eastAsia="en-GB"/>
        </w:rPr>
        <w:t xml:space="preserve"> Identification</w:t>
      </w:r>
      <w:bookmarkEnd w:id="27"/>
      <w:r w:rsidRPr="00AD2D56">
        <w:rPr>
          <w:rFonts w:eastAsia="Times New Roman" w:cs="Arial"/>
          <w:b/>
          <w:bCs/>
          <w:color w:val="auto"/>
          <w:sz w:val="22"/>
          <w:szCs w:val="22"/>
          <w:lang w:val="en-US" w:eastAsia="en-GB"/>
        </w:rPr>
        <w:t> </w:t>
      </w:r>
      <w:bookmarkEnd w:id="28"/>
    </w:p>
    <w:p w14:paraId="70FD70D6" w14:textId="77777777" w:rsidR="00666956" w:rsidRPr="00AD2D56" w:rsidRDefault="00666956" w:rsidP="00057158">
      <w:pPr>
        <w:spacing w:line="360" w:lineRule="auto"/>
        <w:jc w:val="both"/>
        <w:textAlignment w:val="baseline"/>
        <w:rPr>
          <w:rFonts w:ascii="Arial" w:eastAsia="Times New Roman" w:hAnsi="Arial" w:cs="Arial"/>
          <w:sz w:val="22"/>
          <w:szCs w:val="22"/>
          <w:lang w:val="en-US" w:eastAsia="en-GB"/>
        </w:rPr>
      </w:pPr>
    </w:p>
    <w:p w14:paraId="45DEC34B" w14:textId="7C7EB076" w:rsidR="00666956" w:rsidRPr="00AD2D56" w:rsidRDefault="00F957A5" w:rsidP="00057158">
      <w:pPr>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 xml:space="preserve">Use cases demonstrate the potential applications of the analytical dashboard. Therefore, to ensure the analytical dashboard meets the diverse needs of various stakeholders, the following procedure was adopted to identify the use cases. Foremost, government procurement officials, contractors (through </w:t>
      </w:r>
      <w:r w:rsidRPr="00AD2D56">
        <w:rPr>
          <w:rFonts w:ascii="Arial" w:eastAsia="sans-serif" w:hAnsi="Arial" w:cs="Arial"/>
          <w:sz w:val="22"/>
          <w:szCs w:val="22"/>
        </w:rPr>
        <w:t xml:space="preserve">Uganda National Association </w:t>
      </w:r>
      <w:r w:rsidRPr="00AD2D56">
        <w:rPr>
          <w:rFonts w:ascii="Arial" w:eastAsia="sans-serif" w:hAnsi="Arial" w:cs="Arial"/>
          <w:sz w:val="22"/>
          <w:szCs w:val="22"/>
          <w:lang w:val="en-US"/>
        </w:rPr>
        <w:t>o</w:t>
      </w:r>
      <w:r w:rsidRPr="00AD2D56">
        <w:rPr>
          <w:rFonts w:ascii="Arial" w:eastAsia="sans-serif" w:hAnsi="Arial" w:cs="Arial"/>
          <w:sz w:val="22"/>
          <w:szCs w:val="22"/>
        </w:rPr>
        <w:t xml:space="preserve">f Building </w:t>
      </w:r>
      <w:r w:rsidRPr="00AD2D56">
        <w:rPr>
          <w:rFonts w:ascii="Arial" w:eastAsia="sans-serif" w:hAnsi="Arial" w:cs="Arial"/>
          <w:sz w:val="22"/>
          <w:szCs w:val="22"/>
          <w:lang w:val="en-US"/>
        </w:rPr>
        <w:t>a</w:t>
      </w:r>
      <w:r w:rsidRPr="00AD2D56">
        <w:rPr>
          <w:rFonts w:ascii="Arial" w:eastAsia="sans-serif" w:hAnsi="Arial" w:cs="Arial"/>
          <w:sz w:val="22"/>
          <w:szCs w:val="22"/>
        </w:rPr>
        <w:t>nd Civil Engineering Contractors</w:t>
      </w:r>
      <w:r w:rsidRPr="00AD2D56">
        <w:rPr>
          <w:rFonts w:ascii="Arial" w:eastAsia="sans-serif" w:hAnsi="Arial" w:cs="Arial"/>
          <w:sz w:val="22"/>
          <w:szCs w:val="22"/>
          <w:lang w:val="en-US"/>
        </w:rPr>
        <w:t>)</w:t>
      </w:r>
      <w:r w:rsidRPr="00AD2D56">
        <w:rPr>
          <w:rFonts w:ascii="Arial" w:eastAsia="Times New Roman" w:hAnsi="Arial" w:cs="Arial"/>
          <w:sz w:val="22"/>
          <w:szCs w:val="22"/>
          <w:lang w:val="en-US" w:eastAsia="en-GB"/>
        </w:rPr>
        <w:t xml:space="preserve">, Consulting Engineers (through Uganda Association of Consulting Engineers), policymakers, and civil society organizations were consulted. The aim was to seek the information needs of contractors for effective </w:t>
      </w:r>
      <w:r w:rsidR="00FF713B">
        <w:rPr>
          <w:rFonts w:ascii="Arial" w:eastAsia="Times New Roman" w:hAnsi="Arial" w:cs="Arial"/>
          <w:sz w:val="22"/>
          <w:szCs w:val="22"/>
          <w:lang w:val="en-US" w:eastAsia="en-GB"/>
        </w:rPr>
        <w:t>decision-making</w:t>
      </w:r>
      <w:r w:rsidRPr="00AD2D56">
        <w:rPr>
          <w:rFonts w:ascii="Arial" w:eastAsia="Times New Roman" w:hAnsi="Arial" w:cs="Arial"/>
          <w:sz w:val="22"/>
          <w:szCs w:val="22"/>
          <w:lang w:val="en-US" w:eastAsia="en-GB"/>
        </w:rPr>
        <w:t>. Besides, the process helped to understand the unique challenges and opportunities faced by the respective stakeholder groups and tailor the dashboard to address their specific needs.</w:t>
      </w:r>
    </w:p>
    <w:p w14:paraId="5DAA6AAB" w14:textId="77777777" w:rsidR="00374C99" w:rsidRPr="00AD2D56" w:rsidRDefault="00374C99" w:rsidP="00057158">
      <w:pPr>
        <w:spacing w:line="360" w:lineRule="auto"/>
        <w:jc w:val="both"/>
        <w:textAlignment w:val="baseline"/>
        <w:rPr>
          <w:rFonts w:ascii="Arial" w:eastAsia="Times New Roman" w:hAnsi="Arial" w:cs="Arial"/>
          <w:sz w:val="22"/>
          <w:szCs w:val="22"/>
          <w:lang w:val="en-US" w:eastAsia="en-GB"/>
        </w:rPr>
      </w:pPr>
    </w:p>
    <w:p w14:paraId="0DF6F056" w14:textId="23449CAD" w:rsidR="00666956" w:rsidRPr="00AD2D56" w:rsidRDefault="00F957A5" w:rsidP="00057158">
      <w:pPr>
        <w:spacing w:line="360" w:lineRule="auto"/>
        <w:jc w:val="both"/>
        <w:textAlignment w:val="baseline"/>
        <w:rPr>
          <w:rFonts w:ascii="Arial" w:eastAsia="Times New Roman" w:hAnsi="Arial" w:cs="Arial"/>
          <w:sz w:val="22"/>
          <w:szCs w:val="22"/>
          <w:lang w:val="en-US" w:eastAsia="en-GB"/>
        </w:rPr>
      </w:pPr>
      <w:r w:rsidRPr="00AD2D56">
        <w:rPr>
          <w:rFonts w:ascii="Arial" w:eastAsia="Times New Roman" w:hAnsi="Arial" w:cs="Arial"/>
          <w:sz w:val="22"/>
          <w:szCs w:val="22"/>
          <w:lang w:val="en-US" w:eastAsia="en-GB"/>
        </w:rPr>
        <w:t xml:space="preserve">Following the stakeholder consultations, we conducted brainstorming sessions to generate a list of potential use cases. The case </w:t>
      </w:r>
      <w:r w:rsidR="5ECA3451" w:rsidRPr="00AD2D56">
        <w:rPr>
          <w:rFonts w:ascii="Arial" w:eastAsia="Times New Roman" w:hAnsi="Arial" w:cs="Arial"/>
          <w:sz w:val="22"/>
          <w:szCs w:val="22"/>
          <w:lang w:val="en-US" w:eastAsia="en-GB"/>
        </w:rPr>
        <w:t>evidence was</w:t>
      </w:r>
      <w:r w:rsidRPr="00AD2D56">
        <w:rPr>
          <w:rFonts w:ascii="Arial" w:eastAsia="Times New Roman" w:hAnsi="Arial" w:cs="Arial"/>
          <w:sz w:val="22"/>
          <w:szCs w:val="22"/>
          <w:lang w:val="en-US" w:eastAsia="en-GB"/>
        </w:rPr>
        <w:t xml:space="preserve"> prioritized based on feasibility, impact, and alignment with assignment objectives. The purpose of undertaking these </w:t>
      </w:r>
      <w:r w:rsidR="5ECA3451" w:rsidRPr="00AD2D56">
        <w:rPr>
          <w:rFonts w:ascii="Arial" w:eastAsia="Times New Roman" w:hAnsi="Arial" w:cs="Arial"/>
          <w:sz w:val="22"/>
          <w:szCs w:val="22"/>
          <w:lang w:val="en-US" w:eastAsia="en-GB"/>
        </w:rPr>
        <w:t>steps</w:t>
      </w:r>
      <w:r w:rsidRPr="00AD2D56">
        <w:rPr>
          <w:rFonts w:ascii="Arial" w:eastAsia="Times New Roman" w:hAnsi="Arial" w:cs="Arial"/>
          <w:sz w:val="22"/>
          <w:szCs w:val="22"/>
          <w:lang w:val="en-US" w:eastAsia="en-GB"/>
        </w:rPr>
        <w:t xml:space="preserve"> was to develop a dashboard that addresses the most pressing needs of stakeholders.</w:t>
      </w:r>
    </w:p>
    <w:p w14:paraId="6DCB1CB4" w14:textId="77777777" w:rsidR="00374C99" w:rsidRPr="00AD2D56" w:rsidRDefault="00374C99" w:rsidP="00057158">
      <w:pPr>
        <w:spacing w:line="360" w:lineRule="auto"/>
        <w:jc w:val="both"/>
        <w:textAlignment w:val="baseline"/>
        <w:rPr>
          <w:rFonts w:ascii="Arial" w:eastAsia="Times New Roman" w:hAnsi="Arial" w:cs="Arial"/>
          <w:sz w:val="22"/>
          <w:szCs w:val="22"/>
          <w:lang w:val="en-US" w:eastAsia="en-GB"/>
        </w:rPr>
      </w:pPr>
    </w:p>
    <w:p w14:paraId="556ECFC9" w14:textId="77777777" w:rsidR="00666956" w:rsidRPr="00AD2D56" w:rsidRDefault="00F957A5" w:rsidP="00057158">
      <w:pPr>
        <w:pStyle w:val="Heading2"/>
        <w:shd w:val="clear" w:color="auto" w:fill="FFFFFF" w:themeFill="background1"/>
        <w:jc w:val="both"/>
        <w:rPr>
          <w:rFonts w:cs="Arial"/>
          <w:color w:val="auto"/>
          <w:sz w:val="22"/>
          <w:szCs w:val="22"/>
        </w:rPr>
      </w:pPr>
      <w:bookmarkStart w:id="29" w:name="_Toc30904"/>
      <w:bookmarkStart w:id="30" w:name="_Toc138691222"/>
      <w:r w:rsidRPr="00AD2D56">
        <w:rPr>
          <w:rFonts w:cs="Arial"/>
          <w:b/>
          <w:bCs/>
          <w:color w:val="auto"/>
          <w:sz w:val="22"/>
          <w:szCs w:val="22"/>
          <w:lang w:val="en-US"/>
        </w:rPr>
        <w:t>3.3 A</w:t>
      </w:r>
      <w:r w:rsidRPr="00AD2D56">
        <w:rPr>
          <w:rFonts w:cs="Arial"/>
          <w:b/>
          <w:bCs/>
          <w:color w:val="auto"/>
          <w:sz w:val="22"/>
          <w:szCs w:val="22"/>
        </w:rPr>
        <w:t>nal</w:t>
      </w:r>
      <w:proofErr w:type="spellStart"/>
      <w:r w:rsidRPr="00AD2D56">
        <w:rPr>
          <w:rFonts w:cs="Arial"/>
          <w:b/>
          <w:bCs/>
          <w:color w:val="auto"/>
          <w:sz w:val="22"/>
          <w:szCs w:val="22"/>
          <w:lang w:val="en-US"/>
        </w:rPr>
        <w:t>ysis</w:t>
      </w:r>
      <w:proofErr w:type="spellEnd"/>
      <w:r w:rsidRPr="00AD2D56">
        <w:rPr>
          <w:rFonts w:cs="Arial"/>
          <w:b/>
          <w:bCs/>
          <w:color w:val="auto"/>
          <w:sz w:val="22"/>
          <w:szCs w:val="22"/>
          <w:lang w:val="en-US"/>
        </w:rPr>
        <w:t xml:space="preserve"> of Disclosed Data</w:t>
      </w:r>
      <w:bookmarkEnd w:id="29"/>
      <w:bookmarkEnd w:id="30"/>
    </w:p>
    <w:p w14:paraId="172622DF" w14:textId="77777777" w:rsidR="00666956" w:rsidRPr="00AD2D56" w:rsidRDefault="00666956" w:rsidP="00057158">
      <w:pPr>
        <w:spacing w:line="360" w:lineRule="auto"/>
        <w:jc w:val="both"/>
        <w:rPr>
          <w:rFonts w:ascii="Arial" w:eastAsia="MinionPro-Regular" w:hAnsi="Arial" w:cs="Arial"/>
          <w:sz w:val="22"/>
          <w:szCs w:val="22"/>
        </w:rPr>
      </w:pPr>
    </w:p>
    <w:p w14:paraId="2D14781D" w14:textId="2DF0E275" w:rsidR="00666956" w:rsidRPr="00AD2D56" w:rsidRDefault="00F957A5" w:rsidP="00057158">
      <w:pPr>
        <w:spacing w:line="360" w:lineRule="auto"/>
        <w:jc w:val="both"/>
        <w:rPr>
          <w:rFonts w:ascii="Arial" w:hAnsi="Arial" w:cs="Arial"/>
          <w:sz w:val="22"/>
          <w:szCs w:val="22"/>
          <w:lang w:val="en-US"/>
        </w:rPr>
      </w:pPr>
      <w:r w:rsidRPr="00AD2D56">
        <w:rPr>
          <w:rFonts w:ascii="Arial" w:eastAsia="Times New Roman" w:hAnsi="Arial" w:cs="Arial"/>
          <w:sz w:val="22"/>
          <w:szCs w:val="22"/>
          <w:lang w:val="en-US" w:eastAsia="en-GB"/>
        </w:rPr>
        <w:t xml:space="preserve">In consultation with PPDA, </w:t>
      </w:r>
      <w:proofErr w:type="spellStart"/>
      <w:r w:rsidRPr="00AD2D56">
        <w:rPr>
          <w:rFonts w:ascii="Arial" w:eastAsia="Times New Roman" w:hAnsi="Arial" w:cs="Arial"/>
          <w:sz w:val="22"/>
          <w:szCs w:val="22"/>
          <w:lang w:val="en-US" w:eastAsia="en-GB"/>
        </w:rPr>
        <w:t>MoFPED</w:t>
      </w:r>
      <w:proofErr w:type="spellEnd"/>
      <w:r w:rsidRPr="00AD2D56">
        <w:rPr>
          <w:rFonts w:ascii="Arial" w:eastAsia="Times New Roman" w:hAnsi="Arial" w:cs="Arial"/>
          <w:sz w:val="22"/>
          <w:szCs w:val="22"/>
          <w:lang w:val="en-US" w:eastAsia="en-GB"/>
        </w:rPr>
        <w:t>, and the CoST Uganda Secretariat, the key indicators of data disclosure were identified. To this end, t</w:t>
      </w:r>
      <w:r w:rsidRPr="00AD2D56">
        <w:rPr>
          <w:rFonts w:ascii="Arial" w:eastAsia="MinionPro-Regular" w:hAnsi="Arial" w:cs="Arial"/>
          <w:sz w:val="22"/>
          <w:szCs w:val="22"/>
        </w:rPr>
        <w:t>h</w:t>
      </w:r>
      <w:r w:rsidRPr="00AD2D56">
        <w:rPr>
          <w:rFonts w:ascii="Arial" w:eastAsia="MinionPro-Regular" w:hAnsi="Arial" w:cs="Arial"/>
          <w:sz w:val="22"/>
          <w:szCs w:val="22"/>
          <w:lang w:val="en-US"/>
        </w:rPr>
        <w:t xml:space="preserve">e </w:t>
      </w:r>
      <w:r w:rsidRPr="00AD2D56">
        <w:rPr>
          <w:rFonts w:ascii="Arial" w:eastAsia="MinionPro-Regular" w:hAnsi="Arial" w:cs="Arial"/>
          <w:sz w:val="22"/>
          <w:szCs w:val="22"/>
        </w:rPr>
        <w:t xml:space="preserve">analysis used </w:t>
      </w:r>
      <w:r w:rsidRPr="00AD2D56">
        <w:rPr>
          <w:rFonts w:ascii="Arial" w:eastAsia="MinionPro-Regular" w:hAnsi="Arial" w:cs="Arial"/>
          <w:sz w:val="22"/>
          <w:szCs w:val="22"/>
          <w:lang w:val="en-US"/>
        </w:rPr>
        <w:t xml:space="preserve">the </w:t>
      </w:r>
      <w:r w:rsidRPr="00AD2D56">
        <w:rPr>
          <w:rFonts w:ascii="Arial" w:eastAsia="MinionPro-Regular" w:hAnsi="Arial" w:cs="Arial"/>
          <w:sz w:val="22"/>
          <w:szCs w:val="22"/>
        </w:rPr>
        <w:t xml:space="preserve">existing infrastructure data </w:t>
      </w:r>
      <w:r w:rsidRPr="00AD2D56">
        <w:rPr>
          <w:rFonts w:ascii="Arial" w:eastAsia="MinionPro-Regular" w:hAnsi="Arial" w:cs="Arial"/>
          <w:sz w:val="22"/>
          <w:szCs w:val="22"/>
          <w:lang w:val="en-US"/>
        </w:rPr>
        <w:t xml:space="preserve">for the period </w:t>
      </w:r>
      <w:r w:rsidRPr="00AD2D56">
        <w:rPr>
          <w:rFonts w:ascii="Arial" w:hAnsi="Arial" w:cs="Arial"/>
          <w:sz w:val="22"/>
          <w:szCs w:val="22"/>
          <w:lang w:val="en-US"/>
        </w:rPr>
        <w:t xml:space="preserve">2020-2023 as </w:t>
      </w:r>
      <w:r w:rsidRPr="00AD2D56">
        <w:rPr>
          <w:rFonts w:ascii="Arial" w:eastAsia="MinionPro-Regular" w:hAnsi="Arial" w:cs="Arial"/>
          <w:sz w:val="22"/>
          <w:szCs w:val="22"/>
        </w:rPr>
        <w:t xml:space="preserve">disclosed by </w:t>
      </w:r>
      <w:r w:rsidR="00E545E7" w:rsidRPr="00AD2D56">
        <w:rPr>
          <w:rFonts w:ascii="Arial" w:eastAsia="MinionPro-Regular" w:hAnsi="Arial" w:cs="Arial"/>
          <w:sz w:val="22"/>
          <w:szCs w:val="22"/>
          <w:lang w:eastAsia="zh-CN"/>
        </w:rPr>
        <w:t>p</w:t>
      </w:r>
      <w:proofErr w:type="spellStart"/>
      <w:r w:rsidRPr="00AD2D56">
        <w:rPr>
          <w:rFonts w:ascii="Arial" w:eastAsia="MinionPro-Regular" w:hAnsi="Arial" w:cs="Arial"/>
          <w:sz w:val="22"/>
          <w:szCs w:val="22"/>
          <w:lang w:val="en-US"/>
        </w:rPr>
        <w:t>rocuring</w:t>
      </w:r>
      <w:proofErr w:type="spellEnd"/>
      <w:r w:rsidRPr="00AD2D56">
        <w:rPr>
          <w:rFonts w:ascii="Arial" w:eastAsia="MinionPro-Regular" w:hAnsi="Arial" w:cs="Arial"/>
          <w:sz w:val="22"/>
          <w:szCs w:val="22"/>
          <w:lang w:val="en-US"/>
        </w:rPr>
        <w:t xml:space="preserve"> and disposing Entities (P</w:t>
      </w:r>
      <w:r w:rsidRPr="00AD2D56">
        <w:rPr>
          <w:rFonts w:ascii="Arial" w:eastAsia="MinionPro-Regular" w:hAnsi="Arial" w:cs="Arial"/>
          <w:sz w:val="22"/>
          <w:szCs w:val="22"/>
        </w:rPr>
        <w:t>DEs</w:t>
      </w:r>
      <w:r w:rsidRPr="00AD2D56">
        <w:rPr>
          <w:rFonts w:ascii="Arial" w:eastAsia="MinionPro-Regular" w:hAnsi="Arial" w:cs="Arial"/>
          <w:sz w:val="22"/>
          <w:szCs w:val="22"/>
          <w:lang w:val="en-US"/>
        </w:rPr>
        <w:t>)</w:t>
      </w:r>
      <w:r w:rsidRPr="00AD2D56">
        <w:rPr>
          <w:rFonts w:ascii="Arial" w:eastAsia="MinionPro-Regular" w:hAnsi="Arial" w:cs="Arial"/>
          <w:sz w:val="22"/>
          <w:szCs w:val="22"/>
        </w:rPr>
        <w:t xml:space="preserve"> on the Government Procurement Portal</w:t>
      </w:r>
      <w:r w:rsidRPr="00AD2D56">
        <w:rPr>
          <w:rStyle w:val="FootnoteReference"/>
          <w:rFonts w:ascii="Arial" w:eastAsia="MinionPro-Regular" w:hAnsi="Arial" w:cs="Arial"/>
          <w:sz w:val="22"/>
          <w:szCs w:val="22"/>
        </w:rPr>
        <w:footnoteReference w:id="2"/>
      </w:r>
      <w:r w:rsidRPr="00AD2D56">
        <w:rPr>
          <w:rFonts w:ascii="Arial" w:eastAsia="MinionPro-Regular" w:hAnsi="Arial" w:cs="Arial"/>
          <w:sz w:val="22"/>
          <w:szCs w:val="22"/>
        </w:rPr>
        <w:t xml:space="preserve"> (GPP)</w:t>
      </w:r>
      <w:r w:rsidRPr="00AD2D56">
        <w:rPr>
          <w:rFonts w:ascii="Arial" w:eastAsia="MinionPro-Regular" w:hAnsi="Arial" w:cs="Arial"/>
          <w:sz w:val="22"/>
          <w:szCs w:val="22"/>
          <w:lang w:val="en-US"/>
        </w:rPr>
        <w:t xml:space="preserve"> which is managed by the Public Procurement and Disposal of Public Assets Authority (PPDA). The Portal is aligned to the CoST standard, the OC4IDs thus making it the only credible platform with compliant infrastructure data in Uganda.  </w:t>
      </w:r>
      <w:r w:rsidRPr="00AD2D56">
        <w:rPr>
          <w:rFonts w:ascii="Arial" w:hAnsi="Arial" w:cs="Arial"/>
          <w:sz w:val="22"/>
          <w:szCs w:val="22"/>
        </w:rPr>
        <w:t xml:space="preserve">First, </w:t>
      </w:r>
      <w:r w:rsidRPr="00AD2D56">
        <w:rPr>
          <w:rFonts w:ascii="Arial" w:hAnsi="Arial" w:cs="Arial"/>
          <w:sz w:val="22"/>
          <w:szCs w:val="22"/>
          <w:lang w:val="en-GB"/>
        </w:rPr>
        <w:t xml:space="preserve">disclosed </w:t>
      </w:r>
      <w:r w:rsidRPr="00AD2D56">
        <w:rPr>
          <w:rFonts w:ascii="Arial" w:hAnsi="Arial" w:cs="Arial"/>
          <w:sz w:val="22"/>
          <w:szCs w:val="22"/>
        </w:rPr>
        <w:t xml:space="preserve">data was checked </w:t>
      </w:r>
      <w:r w:rsidRPr="00AD2D56">
        <w:rPr>
          <w:rFonts w:ascii="Arial" w:hAnsi="Arial" w:cs="Arial"/>
          <w:sz w:val="22"/>
          <w:szCs w:val="22"/>
          <w:lang w:val="en-US"/>
        </w:rPr>
        <w:t xml:space="preserve">and cleaned </w:t>
      </w:r>
      <w:r w:rsidRPr="00AD2D56">
        <w:rPr>
          <w:rFonts w:ascii="Arial" w:hAnsi="Arial" w:cs="Arial"/>
          <w:sz w:val="22"/>
          <w:szCs w:val="22"/>
        </w:rPr>
        <w:t>for completeness</w:t>
      </w:r>
      <w:r w:rsidRPr="00AD2D56">
        <w:rPr>
          <w:rFonts w:ascii="Arial" w:hAnsi="Arial" w:cs="Arial"/>
          <w:sz w:val="22"/>
          <w:szCs w:val="22"/>
          <w:lang w:val="en-US"/>
        </w:rPr>
        <w:t xml:space="preserve">. The analysis was broadly guided by the information needs or use cases of the respective users: </w:t>
      </w:r>
      <w:r w:rsidRPr="00AD2D56">
        <w:rPr>
          <w:rFonts w:ascii="Arial" w:eastAsia="SimSun" w:hAnsi="Arial" w:cs="Arial"/>
          <w:kern w:val="0"/>
          <w:sz w:val="22"/>
          <w:szCs w:val="22"/>
          <w:lang w:val="en-US" w:eastAsia="zh-CN" w:bidi="ar"/>
        </w:rPr>
        <w:t xml:space="preserve"> (1) Performance monitoring (PPDA); </w:t>
      </w:r>
      <w:r w:rsidRPr="00AD2D56">
        <w:rPr>
          <w:rFonts w:ascii="Arial" w:hAnsi="Arial" w:cs="Arial"/>
          <w:sz w:val="22"/>
          <w:szCs w:val="22"/>
          <w:lang w:val="en-US"/>
        </w:rPr>
        <w:t>(2) Bench-marking</w:t>
      </w:r>
      <w:r w:rsidRPr="00AD2D56">
        <w:rPr>
          <w:rFonts w:ascii="Arial" w:hAnsi="Arial" w:cs="Arial"/>
          <w:sz w:val="22"/>
          <w:szCs w:val="22"/>
        </w:rPr>
        <w:t xml:space="preserve"> performance (</w:t>
      </w:r>
      <w:r w:rsidRPr="00AD2D56">
        <w:rPr>
          <w:rFonts w:ascii="Arial" w:hAnsi="Arial" w:cs="Arial"/>
          <w:sz w:val="22"/>
          <w:szCs w:val="22"/>
          <w:lang w:val="en-US"/>
        </w:rPr>
        <w:t xml:space="preserve"> </w:t>
      </w:r>
      <w:r w:rsidRPr="00AD2D56">
        <w:rPr>
          <w:rFonts w:ascii="Arial" w:hAnsi="Arial" w:cs="Arial"/>
          <w:sz w:val="22"/>
          <w:szCs w:val="22"/>
        </w:rPr>
        <w:t>PPDA</w:t>
      </w:r>
      <w:r w:rsidRPr="00AD2D56">
        <w:rPr>
          <w:rFonts w:ascii="Arial" w:hAnsi="Arial" w:cs="Arial"/>
          <w:sz w:val="22"/>
          <w:szCs w:val="22"/>
          <w:lang w:val="en-US"/>
        </w:rPr>
        <w:t xml:space="preserve"> </w:t>
      </w:r>
      <w:r w:rsidRPr="00AD2D56">
        <w:rPr>
          <w:rFonts w:ascii="Arial" w:hAnsi="Arial" w:cs="Arial"/>
          <w:sz w:val="22"/>
          <w:szCs w:val="22"/>
        </w:rPr>
        <w:t>/</w:t>
      </w:r>
      <w:r w:rsidRPr="00AD2D56">
        <w:rPr>
          <w:rFonts w:ascii="Arial" w:hAnsi="Arial" w:cs="Arial"/>
          <w:sz w:val="22"/>
          <w:szCs w:val="22"/>
          <w:lang w:val="en-US"/>
        </w:rPr>
        <w:t xml:space="preserve"> Ministry of Finance Planning and Economic Development, M</w:t>
      </w:r>
      <w:r w:rsidRPr="00AD2D56">
        <w:rPr>
          <w:rFonts w:ascii="Arial" w:hAnsi="Arial" w:cs="Arial"/>
          <w:sz w:val="22"/>
          <w:szCs w:val="22"/>
          <w:lang w:eastAsia="zh-CN"/>
        </w:rPr>
        <w:t>o</w:t>
      </w:r>
      <w:r w:rsidRPr="00AD2D56">
        <w:rPr>
          <w:rFonts w:ascii="Arial" w:hAnsi="Arial" w:cs="Arial"/>
          <w:sz w:val="22"/>
          <w:szCs w:val="22"/>
        </w:rPr>
        <w:t>FPED)</w:t>
      </w:r>
      <w:r w:rsidRPr="00AD2D56">
        <w:rPr>
          <w:rFonts w:ascii="Arial" w:hAnsi="Arial" w:cs="Arial"/>
          <w:sz w:val="22"/>
          <w:szCs w:val="22"/>
          <w:lang w:val="en-US"/>
        </w:rPr>
        <w:t xml:space="preserve">; (3) </w:t>
      </w:r>
      <w:r w:rsidRPr="00AD2D56">
        <w:rPr>
          <w:rFonts w:ascii="Arial" w:hAnsi="Arial" w:cs="Arial"/>
          <w:sz w:val="22"/>
          <w:szCs w:val="22"/>
        </w:rPr>
        <w:t>Transparency  reports (C</w:t>
      </w:r>
      <w:proofErr w:type="spellStart"/>
      <w:r w:rsidRPr="00AD2D56">
        <w:rPr>
          <w:rFonts w:ascii="Arial" w:hAnsi="Arial" w:cs="Arial"/>
          <w:sz w:val="22"/>
          <w:szCs w:val="22"/>
          <w:lang w:val="en-US"/>
        </w:rPr>
        <w:t>ivil</w:t>
      </w:r>
      <w:proofErr w:type="spellEnd"/>
      <w:r w:rsidRPr="00AD2D56">
        <w:rPr>
          <w:rFonts w:ascii="Arial" w:hAnsi="Arial" w:cs="Arial"/>
          <w:sz w:val="22"/>
          <w:szCs w:val="22"/>
          <w:lang w:val="en-US"/>
        </w:rPr>
        <w:t xml:space="preserve"> society organizations, </w:t>
      </w:r>
      <w:r w:rsidRPr="00AD2D56">
        <w:rPr>
          <w:rFonts w:ascii="Arial" w:hAnsi="Arial" w:cs="Arial"/>
          <w:sz w:val="22"/>
          <w:szCs w:val="22"/>
        </w:rPr>
        <w:t>Accountability agencies</w:t>
      </w:r>
      <w:r w:rsidRPr="00AD2D56">
        <w:rPr>
          <w:rFonts w:ascii="Arial" w:hAnsi="Arial" w:cs="Arial"/>
          <w:sz w:val="22"/>
          <w:szCs w:val="22"/>
          <w:lang w:val="en-US"/>
        </w:rPr>
        <w:t>, etc</w:t>
      </w:r>
      <w:r w:rsidR="00FE168C" w:rsidRPr="00AD2D56">
        <w:rPr>
          <w:rFonts w:ascii="Arial" w:hAnsi="Arial" w:cs="Arial"/>
          <w:sz w:val="22"/>
          <w:szCs w:val="22"/>
          <w:lang w:val="en-US"/>
        </w:rPr>
        <w:t>.);</w:t>
      </w:r>
      <w:r w:rsidRPr="00AD2D56">
        <w:rPr>
          <w:rFonts w:ascii="Arial" w:hAnsi="Arial" w:cs="Arial"/>
          <w:sz w:val="22"/>
          <w:szCs w:val="22"/>
          <w:lang w:val="en-US"/>
        </w:rPr>
        <w:t xml:space="preserve"> (4) </w:t>
      </w:r>
      <w:r w:rsidRPr="00AD2D56">
        <w:rPr>
          <w:rFonts w:ascii="Arial" w:hAnsi="Arial" w:cs="Arial"/>
          <w:sz w:val="22"/>
          <w:szCs w:val="22"/>
        </w:rPr>
        <w:t xml:space="preserve"> Supplier analysis (business community)</w:t>
      </w:r>
      <w:r w:rsidRPr="00AD2D56">
        <w:rPr>
          <w:rFonts w:ascii="Arial" w:hAnsi="Arial" w:cs="Arial"/>
          <w:sz w:val="22"/>
          <w:szCs w:val="22"/>
          <w:lang w:val="en-US"/>
        </w:rPr>
        <w:t xml:space="preserve">; and </w:t>
      </w:r>
      <w:r w:rsidRPr="00AD2D56">
        <w:rPr>
          <w:rFonts w:ascii="Arial" w:eastAsia="SimSun" w:hAnsi="Arial" w:cs="Arial"/>
          <w:kern w:val="0"/>
          <w:sz w:val="22"/>
          <w:szCs w:val="22"/>
          <w:lang w:val="en-US" w:eastAsia="zh-CN" w:bidi="ar"/>
        </w:rPr>
        <w:t>(5) Red flags (</w:t>
      </w:r>
      <w:r w:rsidRPr="00AD2D56">
        <w:rPr>
          <w:rFonts w:ascii="Arial" w:hAnsi="Arial" w:cs="Arial"/>
          <w:sz w:val="22"/>
          <w:szCs w:val="22"/>
          <w:lang w:val="en-US"/>
        </w:rPr>
        <w:t>Inspectorate of Government, Office of the Auditor General, etc</w:t>
      </w:r>
      <w:r w:rsidR="00FE168C" w:rsidRPr="00AD2D56">
        <w:rPr>
          <w:rFonts w:ascii="Arial" w:hAnsi="Arial" w:cs="Arial"/>
          <w:sz w:val="22"/>
          <w:szCs w:val="22"/>
          <w:lang w:val="en-US"/>
        </w:rPr>
        <w:t>.);</w:t>
      </w:r>
      <w:r w:rsidRPr="00AD2D56">
        <w:rPr>
          <w:rFonts w:ascii="Arial" w:hAnsi="Arial" w:cs="Arial"/>
          <w:sz w:val="22"/>
          <w:szCs w:val="22"/>
          <w:lang w:val="en-US"/>
        </w:rPr>
        <w:t xml:space="preserve"> The corresponding specific indicators are presented in Table 1.</w:t>
      </w:r>
    </w:p>
    <w:p w14:paraId="0550C5BC" w14:textId="77777777" w:rsidR="00666956" w:rsidRPr="00AD2D56" w:rsidRDefault="00666956" w:rsidP="00057158">
      <w:pPr>
        <w:spacing w:line="360" w:lineRule="auto"/>
        <w:jc w:val="both"/>
        <w:rPr>
          <w:rFonts w:ascii="Arial" w:hAnsi="Arial" w:cs="Arial"/>
          <w:sz w:val="22"/>
          <w:szCs w:val="22"/>
          <w:lang w:val="en-US"/>
        </w:rPr>
      </w:pPr>
    </w:p>
    <w:p w14:paraId="06BE5E92" w14:textId="77777777" w:rsidR="00666956" w:rsidRPr="00AD2D56" w:rsidRDefault="00666956" w:rsidP="00057158">
      <w:pPr>
        <w:spacing w:line="360" w:lineRule="auto"/>
        <w:jc w:val="both"/>
        <w:rPr>
          <w:rFonts w:ascii="Arial" w:hAnsi="Arial" w:cs="Arial"/>
          <w:sz w:val="22"/>
          <w:szCs w:val="22"/>
          <w:lang w:val="en-US"/>
        </w:rPr>
      </w:pPr>
    </w:p>
    <w:p w14:paraId="503EAD07" w14:textId="77777777" w:rsidR="00666956" w:rsidRPr="00AD2D56" w:rsidRDefault="00666956" w:rsidP="00057158">
      <w:pPr>
        <w:spacing w:line="360" w:lineRule="auto"/>
        <w:jc w:val="both"/>
        <w:rPr>
          <w:rFonts w:ascii="Arial" w:hAnsi="Arial" w:cs="Arial"/>
          <w:sz w:val="22"/>
          <w:szCs w:val="22"/>
          <w:lang w:val="en-US"/>
        </w:rPr>
      </w:pPr>
    </w:p>
    <w:p w14:paraId="0F80C2E8" w14:textId="77777777" w:rsidR="00666956" w:rsidRPr="00AD2D56" w:rsidRDefault="00666956" w:rsidP="00057158">
      <w:pPr>
        <w:spacing w:line="360" w:lineRule="auto"/>
        <w:jc w:val="both"/>
        <w:rPr>
          <w:rFonts w:ascii="Arial" w:hAnsi="Arial" w:cs="Arial"/>
          <w:sz w:val="22"/>
          <w:szCs w:val="22"/>
          <w:lang w:val="en-US"/>
        </w:rPr>
      </w:pPr>
    </w:p>
    <w:p w14:paraId="59C1FE32" w14:textId="77777777" w:rsidR="00666956" w:rsidRPr="00AD2D56" w:rsidRDefault="00666956" w:rsidP="00057158">
      <w:pPr>
        <w:spacing w:line="360" w:lineRule="auto"/>
        <w:jc w:val="both"/>
        <w:rPr>
          <w:rFonts w:ascii="Arial" w:hAnsi="Arial" w:cs="Arial"/>
          <w:sz w:val="22"/>
          <w:szCs w:val="22"/>
          <w:lang w:val="en-US"/>
        </w:rPr>
      </w:pPr>
    </w:p>
    <w:p w14:paraId="02419BAF" w14:textId="77777777" w:rsidR="00666956" w:rsidRPr="00AD2D56" w:rsidRDefault="00F957A5" w:rsidP="00057158">
      <w:pPr>
        <w:pStyle w:val="Caption"/>
        <w:spacing w:line="360" w:lineRule="auto"/>
        <w:jc w:val="both"/>
        <w:rPr>
          <w:rFonts w:cs="Arial"/>
          <w:color w:val="000000"/>
          <w:sz w:val="22"/>
          <w:szCs w:val="22"/>
          <w:lang w:val="en-US"/>
          <w14:textFill>
            <w14:solidFill>
              <w14:srgbClr w14:val="000000"/>
            </w14:solidFill>
          </w14:textFill>
        </w:rPr>
      </w:pPr>
      <w:bookmarkStart w:id="31" w:name="_Toc138691270"/>
      <w:r w:rsidRPr="00AD2D56">
        <w:rPr>
          <w:rFonts w:cs="Arial"/>
          <w:b/>
          <w:bCs/>
          <w:color w:val="000000"/>
          <w:sz w:val="22"/>
          <w:szCs w:val="22"/>
          <w14:textFill>
            <w14:solidFill>
              <w14:srgbClr w14:val="000000"/>
            </w14:solidFill>
          </w14:textFill>
        </w:rPr>
        <w:t xml:space="preserve">Table </w:t>
      </w:r>
      <w:r w:rsidRPr="00AD2D56">
        <w:rPr>
          <w:rFonts w:cs="Arial"/>
          <w:b/>
          <w:bCs/>
          <w:color w:val="000000"/>
          <w:sz w:val="22"/>
          <w:szCs w:val="22"/>
          <w14:textFill>
            <w14:solidFill>
              <w14:srgbClr w14:val="000000"/>
            </w14:solidFill>
          </w14:textFill>
        </w:rPr>
        <w:fldChar w:fldCharType="begin"/>
      </w:r>
      <w:r w:rsidRPr="00AD2D56">
        <w:rPr>
          <w:rFonts w:cs="Arial"/>
          <w:b/>
          <w:bCs/>
          <w:color w:val="000000"/>
          <w:sz w:val="22"/>
          <w:szCs w:val="22"/>
          <w14:textFill>
            <w14:solidFill>
              <w14:srgbClr w14:val="000000"/>
            </w14:solidFill>
          </w14:textFill>
        </w:rPr>
        <w:instrText xml:space="preserve"> SEQ Table \* ARABIC </w:instrText>
      </w:r>
      <w:r w:rsidRPr="00AD2D56">
        <w:rPr>
          <w:rFonts w:cs="Arial"/>
          <w:b/>
          <w:bCs/>
          <w:color w:val="000000"/>
          <w:sz w:val="22"/>
          <w:szCs w:val="22"/>
          <w14:textFill>
            <w14:solidFill>
              <w14:srgbClr w14:val="000000"/>
            </w14:solidFill>
          </w14:textFill>
        </w:rPr>
        <w:fldChar w:fldCharType="separate"/>
      </w:r>
      <w:r w:rsidRPr="00AD2D56">
        <w:rPr>
          <w:rFonts w:cs="Arial"/>
          <w:b/>
          <w:bCs/>
          <w:color w:val="000000"/>
          <w:sz w:val="22"/>
          <w:szCs w:val="22"/>
          <w14:textFill>
            <w14:solidFill>
              <w14:srgbClr w14:val="000000"/>
            </w14:solidFill>
          </w14:textFill>
        </w:rPr>
        <w:t>1</w:t>
      </w:r>
      <w:r w:rsidRPr="00AD2D56">
        <w:rPr>
          <w:rFonts w:cs="Arial"/>
          <w:b/>
          <w:bCs/>
          <w:color w:val="000000"/>
          <w:sz w:val="22"/>
          <w:szCs w:val="22"/>
          <w14:textFill>
            <w14:solidFill>
              <w14:srgbClr w14:val="000000"/>
            </w14:solidFill>
          </w14:textFill>
        </w:rPr>
        <w:fldChar w:fldCharType="end"/>
      </w:r>
      <w:r w:rsidRPr="00AD2D56">
        <w:rPr>
          <w:rFonts w:cs="Arial"/>
          <w:b/>
          <w:bCs/>
          <w:color w:val="000000"/>
          <w:sz w:val="22"/>
          <w:szCs w:val="22"/>
          <w:lang w:val="en-US"/>
          <w14:textFill>
            <w14:solidFill>
              <w14:srgbClr w14:val="000000"/>
            </w14:solidFill>
          </w14:textFill>
        </w:rPr>
        <w:t>: Use area and indicators</w:t>
      </w:r>
      <w:bookmarkEnd w:id="31"/>
      <w:r w:rsidRPr="00AD2D56">
        <w:rPr>
          <w:rFonts w:cs="Arial"/>
          <w:color w:val="000000"/>
          <w:sz w:val="22"/>
          <w:szCs w:val="22"/>
          <w:lang w:val="en-US"/>
          <w14:textFill>
            <w14:solidFill>
              <w14:srgbClr w14:val="000000"/>
            </w14:solidFill>
          </w14:textFill>
        </w:rPr>
        <w:t xml:space="preserve"> </w:t>
      </w:r>
    </w:p>
    <w:tbl>
      <w:tblPr>
        <w:tblStyle w:val="TableGrid"/>
        <w:tblpPr w:leftFromText="180" w:rightFromText="180" w:vertAnchor="text" w:horzAnchor="page" w:tblpX="1447" w:tblpYSpec="outside"/>
        <w:tblOverlap w:val="never"/>
        <w:tblW w:w="9099" w:type="dxa"/>
        <w:tblLayout w:type="fixed"/>
        <w:tblLook w:val="04A0" w:firstRow="1" w:lastRow="0" w:firstColumn="1" w:lastColumn="0" w:noHBand="0" w:noVBand="1"/>
      </w:tblPr>
      <w:tblGrid>
        <w:gridCol w:w="2374"/>
        <w:gridCol w:w="2530"/>
        <w:gridCol w:w="2047"/>
        <w:gridCol w:w="2148"/>
      </w:tblGrid>
      <w:tr w:rsidR="00377CA9" w:rsidRPr="00AD2D56" w14:paraId="43E0DA44" w14:textId="77777777">
        <w:tc>
          <w:tcPr>
            <w:tcW w:w="2374" w:type="dxa"/>
            <w:shd w:val="clear" w:color="auto" w:fill="FFD966" w:themeFill="accent4" w:themeFillTint="99"/>
          </w:tcPr>
          <w:p w14:paraId="29FE420C" w14:textId="77777777" w:rsidR="00666956" w:rsidRPr="00AD2D56" w:rsidRDefault="00F957A5" w:rsidP="00057158">
            <w:pPr>
              <w:jc w:val="both"/>
              <w:rPr>
                <w:rFonts w:ascii="Arial" w:hAnsi="Arial" w:cs="Arial"/>
                <w:b/>
                <w:sz w:val="22"/>
                <w:szCs w:val="22"/>
              </w:rPr>
            </w:pPr>
            <w:r w:rsidRPr="00AD2D56">
              <w:rPr>
                <w:rFonts w:ascii="Arial" w:hAnsi="Arial" w:cs="Arial"/>
                <w:b/>
                <w:sz w:val="22"/>
                <w:szCs w:val="22"/>
              </w:rPr>
              <w:t>Use area</w:t>
            </w:r>
          </w:p>
        </w:tc>
        <w:tc>
          <w:tcPr>
            <w:tcW w:w="2530" w:type="dxa"/>
            <w:shd w:val="clear" w:color="auto" w:fill="FFD966" w:themeFill="accent4" w:themeFillTint="99"/>
          </w:tcPr>
          <w:p w14:paraId="1A38860E" w14:textId="77777777" w:rsidR="00666956" w:rsidRPr="00AD2D56" w:rsidRDefault="00F957A5" w:rsidP="00057158">
            <w:pPr>
              <w:jc w:val="both"/>
              <w:rPr>
                <w:rFonts w:ascii="Arial" w:hAnsi="Arial" w:cs="Arial"/>
                <w:b/>
                <w:sz w:val="22"/>
                <w:szCs w:val="22"/>
              </w:rPr>
            </w:pPr>
            <w:r w:rsidRPr="00AD2D56">
              <w:rPr>
                <w:rFonts w:ascii="Arial" w:hAnsi="Arial" w:cs="Arial"/>
                <w:b/>
                <w:sz w:val="22"/>
                <w:szCs w:val="22"/>
              </w:rPr>
              <w:t xml:space="preserve">Indicators </w:t>
            </w:r>
          </w:p>
        </w:tc>
        <w:tc>
          <w:tcPr>
            <w:tcW w:w="2047" w:type="dxa"/>
            <w:shd w:val="clear" w:color="auto" w:fill="FFD966" w:themeFill="accent4" w:themeFillTint="99"/>
          </w:tcPr>
          <w:p w14:paraId="057B7A57" w14:textId="77777777" w:rsidR="00666956" w:rsidRPr="00AD2D56" w:rsidRDefault="00F957A5" w:rsidP="00057158">
            <w:pPr>
              <w:jc w:val="both"/>
              <w:rPr>
                <w:rFonts w:ascii="Arial" w:hAnsi="Arial" w:cs="Arial"/>
                <w:b/>
                <w:sz w:val="22"/>
                <w:szCs w:val="22"/>
                <w:lang w:val="en-US"/>
              </w:rPr>
            </w:pPr>
            <w:r w:rsidRPr="00AD2D56">
              <w:rPr>
                <w:rFonts w:ascii="Arial" w:hAnsi="Arial" w:cs="Arial"/>
                <w:b/>
                <w:sz w:val="22"/>
                <w:szCs w:val="22"/>
                <w:lang w:val="en-US"/>
              </w:rPr>
              <w:t xml:space="preserve">Users </w:t>
            </w:r>
          </w:p>
        </w:tc>
        <w:tc>
          <w:tcPr>
            <w:tcW w:w="2148" w:type="dxa"/>
            <w:shd w:val="clear" w:color="auto" w:fill="FFD966" w:themeFill="accent4" w:themeFillTint="99"/>
          </w:tcPr>
          <w:p w14:paraId="6D11185F" w14:textId="77777777" w:rsidR="00666956" w:rsidRPr="00AD2D56" w:rsidRDefault="00F957A5" w:rsidP="00057158">
            <w:pPr>
              <w:jc w:val="both"/>
              <w:rPr>
                <w:rFonts w:ascii="Arial" w:hAnsi="Arial" w:cs="Arial"/>
                <w:b/>
                <w:sz w:val="22"/>
                <w:szCs w:val="22"/>
                <w:lang w:val="en-US"/>
              </w:rPr>
            </w:pPr>
            <w:r w:rsidRPr="00AD2D56">
              <w:rPr>
                <w:rFonts w:ascii="Arial" w:hAnsi="Arial" w:cs="Arial"/>
                <w:b/>
                <w:sz w:val="22"/>
                <w:szCs w:val="22"/>
                <w:lang w:val="en-US"/>
              </w:rPr>
              <w:t xml:space="preserve">Remarks </w:t>
            </w:r>
          </w:p>
        </w:tc>
      </w:tr>
      <w:tr w:rsidR="00377CA9" w:rsidRPr="00AD2D56" w14:paraId="00CB4791" w14:textId="77777777">
        <w:tc>
          <w:tcPr>
            <w:tcW w:w="2374" w:type="dxa"/>
          </w:tcPr>
          <w:p w14:paraId="24222FCE" w14:textId="77777777" w:rsidR="00666956" w:rsidRPr="00AD2D56" w:rsidRDefault="00F957A5" w:rsidP="00057158">
            <w:pPr>
              <w:pStyle w:val="ListParagraph"/>
              <w:numPr>
                <w:ilvl w:val="0"/>
                <w:numId w:val="3"/>
              </w:numPr>
              <w:jc w:val="both"/>
              <w:rPr>
                <w:rFonts w:ascii="Arial" w:hAnsi="Arial" w:cs="Arial"/>
                <w:color w:val="auto"/>
                <w:sz w:val="22"/>
                <w:szCs w:val="22"/>
              </w:rPr>
            </w:pPr>
            <w:r w:rsidRPr="00AD2D56">
              <w:rPr>
                <w:rFonts w:ascii="Arial" w:hAnsi="Arial" w:cs="Arial"/>
                <w:color w:val="auto"/>
                <w:sz w:val="22"/>
                <w:szCs w:val="22"/>
              </w:rPr>
              <w:t xml:space="preserve">Performance monitoring </w:t>
            </w:r>
          </w:p>
        </w:tc>
        <w:tc>
          <w:tcPr>
            <w:tcW w:w="2530" w:type="dxa"/>
          </w:tcPr>
          <w:p w14:paraId="4E90C827" w14:textId="77777777" w:rsidR="00666956" w:rsidRPr="00AD2D56" w:rsidRDefault="00F957A5" w:rsidP="00057158">
            <w:pPr>
              <w:pStyle w:val="ListParagraph"/>
              <w:ind w:left="0" w:firstLine="0"/>
              <w:jc w:val="both"/>
              <w:rPr>
                <w:rFonts w:ascii="Arial" w:hAnsi="Arial" w:cs="Arial"/>
                <w:color w:val="auto"/>
                <w:sz w:val="22"/>
                <w:szCs w:val="22"/>
              </w:rPr>
            </w:pPr>
            <w:r w:rsidRPr="00AD2D56">
              <w:rPr>
                <w:rFonts w:ascii="Arial" w:hAnsi="Arial" w:cs="Arial"/>
                <w:color w:val="auto"/>
                <w:sz w:val="22"/>
                <w:szCs w:val="22"/>
                <w:lang w:val="en-US"/>
              </w:rPr>
              <w:t xml:space="preserve">Variation </w:t>
            </w:r>
          </w:p>
          <w:p w14:paraId="235B639A" w14:textId="77777777" w:rsidR="00666956" w:rsidRPr="00AD2D56" w:rsidRDefault="00666956" w:rsidP="00057158">
            <w:pPr>
              <w:pStyle w:val="ListParagraph"/>
              <w:ind w:left="0" w:firstLine="0"/>
              <w:jc w:val="both"/>
              <w:rPr>
                <w:rFonts w:ascii="Arial" w:hAnsi="Arial" w:cs="Arial"/>
                <w:color w:val="auto"/>
                <w:sz w:val="22"/>
                <w:szCs w:val="22"/>
              </w:rPr>
            </w:pPr>
          </w:p>
        </w:tc>
        <w:tc>
          <w:tcPr>
            <w:tcW w:w="2047" w:type="dxa"/>
          </w:tcPr>
          <w:p w14:paraId="0408BFD9" w14:textId="77777777" w:rsidR="00666956" w:rsidRPr="00AD2D56" w:rsidRDefault="00F957A5" w:rsidP="00057158">
            <w:pPr>
              <w:pStyle w:val="ListParagraph"/>
              <w:numPr>
                <w:ilvl w:val="0"/>
                <w:numId w:val="4"/>
              </w:numPr>
              <w:jc w:val="both"/>
              <w:rPr>
                <w:rFonts w:ascii="Arial" w:hAnsi="Arial" w:cs="Arial"/>
                <w:color w:val="auto"/>
                <w:sz w:val="22"/>
                <w:szCs w:val="22"/>
              </w:rPr>
            </w:pPr>
            <w:r w:rsidRPr="00AD2D56">
              <w:rPr>
                <w:rFonts w:ascii="Arial" w:hAnsi="Arial" w:cs="Arial"/>
                <w:color w:val="auto"/>
                <w:sz w:val="22"/>
                <w:szCs w:val="22"/>
                <w:lang w:val="en-US"/>
              </w:rPr>
              <w:t>PPDA</w:t>
            </w:r>
          </w:p>
          <w:p w14:paraId="5EB4A473" w14:textId="77777777" w:rsidR="00666956" w:rsidRPr="00AD2D56" w:rsidRDefault="00F957A5" w:rsidP="00057158">
            <w:pPr>
              <w:pStyle w:val="ListParagraph"/>
              <w:numPr>
                <w:ilvl w:val="0"/>
                <w:numId w:val="4"/>
              </w:numPr>
              <w:jc w:val="both"/>
              <w:rPr>
                <w:rFonts w:ascii="Arial" w:hAnsi="Arial" w:cs="Arial"/>
                <w:color w:val="auto"/>
                <w:sz w:val="22"/>
                <w:szCs w:val="22"/>
              </w:rPr>
            </w:pPr>
            <w:r w:rsidRPr="00AD2D56">
              <w:rPr>
                <w:rFonts w:ascii="Arial" w:hAnsi="Arial" w:cs="Arial"/>
                <w:color w:val="auto"/>
                <w:sz w:val="22"/>
                <w:szCs w:val="22"/>
                <w:lang w:val="en-US"/>
              </w:rPr>
              <w:t>MOFPED</w:t>
            </w:r>
          </w:p>
        </w:tc>
        <w:tc>
          <w:tcPr>
            <w:tcW w:w="2148" w:type="dxa"/>
          </w:tcPr>
          <w:p w14:paraId="5315A798" w14:textId="77777777" w:rsidR="00666956" w:rsidRPr="00AD2D56" w:rsidRDefault="00F957A5" w:rsidP="00057158">
            <w:pPr>
              <w:pStyle w:val="ListParagraph"/>
              <w:ind w:left="0" w:firstLine="0"/>
              <w:jc w:val="both"/>
              <w:rPr>
                <w:rFonts w:ascii="Arial" w:hAnsi="Arial" w:cs="Arial"/>
                <w:color w:val="auto"/>
                <w:sz w:val="22"/>
                <w:szCs w:val="22"/>
                <w:lang w:val="en-US"/>
              </w:rPr>
            </w:pPr>
            <w:r w:rsidRPr="00AD2D56">
              <w:rPr>
                <w:rFonts w:ascii="Arial" w:hAnsi="Arial" w:cs="Arial"/>
                <w:color w:val="auto"/>
                <w:sz w:val="22"/>
                <w:szCs w:val="22"/>
                <w:lang w:val="en-US"/>
              </w:rPr>
              <w:t xml:space="preserve">Computed </w:t>
            </w:r>
          </w:p>
        </w:tc>
      </w:tr>
      <w:tr w:rsidR="00377CA9" w:rsidRPr="00AD2D56" w14:paraId="3900CF7E" w14:textId="77777777">
        <w:tc>
          <w:tcPr>
            <w:tcW w:w="2374" w:type="dxa"/>
          </w:tcPr>
          <w:p w14:paraId="118534E2" w14:textId="77777777" w:rsidR="00666956" w:rsidRPr="00FF713B" w:rsidRDefault="00F957A5" w:rsidP="00FF713B">
            <w:pPr>
              <w:jc w:val="both"/>
              <w:rPr>
                <w:rFonts w:ascii="Arial" w:hAnsi="Arial" w:cs="Arial"/>
                <w:sz w:val="22"/>
                <w:szCs w:val="22"/>
              </w:rPr>
            </w:pPr>
            <w:r w:rsidRPr="00FF713B">
              <w:rPr>
                <w:rFonts w:ascii="Arial" w:hAnsi="Arial" w:cs="Arial"/>
                <w:sz w:val="22"/>
                <w:szCs w:val="22"/>
              </w:rPr>
              <w:t xml:space="preserve">Benchmarking performance </w:t>
            </w:r>
          </w:p>
        </w:tc>
        <w:tc>
          <w:tcPr>
            <w:tcW w:w="2530" w:type="dxa"/>
          </w:tcPr>
          <w:p w14:paraId="3E4A8637"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 xml:space="preserve">Spend by procurement </w:t>
            </w:r>
            <w:r w:rsidRPr="00AD2D56">
              <w:rPr>
                <w:rFonts w:ascii="Arial" w:hAnsi="Arial" w:cs="Arial"/>
                <w:color w:val="auto"/>
                <w:sz w:val="22"/>
                <w:szCs w:val="22"/>
                <w:lang w:val="en-US"/>
              </w:rPr>
              <w:t xml:space="preserve">category </w:t>
            </w:r>
            <w:r w:rsidRPr="00AD2D56">
              <w:rPr>
                <w:rFonts w:ascii="Arial" w:hAnsi="Arial" w:cs="Arial"/>
                <w:color w:val="auto"/>
                <w:sz w:val="22"/>
                <w:szCs w:val="22"/>
              </w:rPr>
              <w:t>(works, services, supplies)</w:t>
            </w:r>
          </w:p>
          <w:p w14:paraId="4C0BAF3A" w14:textId="77777777" w:rsidR="00666956" w:rsidRPr="00AD2D56" w:rsidRDefault="00666956" w:rsidP="00057158">
            <w:pPr>
              <w:pStyle w:val="ListParagraph"/>
              <w:ind w:left="0" w:firstLine="0"/>
              <w:jc w:val="both"/>
              <w:rPr>
                <w:rFonts w:ascii="Arial" w:hAnsi="Arial" w:cs="Arial"/>
                <w:color w:val="auto"/>
                <w:sz w:val="22"/>
                <w:szCs w:val="22"/>
              </w:rPr>
            </w:pPr>
          </w:p>
        </w:tc>
        <w:tc>
          <w:tcPr>
            <w:tcW w:w="2047" w:type="dxa"/>
          </w:tcPr>
          <w:p w14:paraId="774E31FD"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PPDA</w:t>
            </w:r>
          </w:p>
          <w:p w14:paraId="0DE0A2A9"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MOFPED</w:t>
            </w:r>
          </w:p>
        </w:tc>
        <w:tc>
          <w:tcPr>
            <w:tcW w:w="2148" w:type="dxa"/>
          </w:tcPr>
          <w:p w14:paraId="7DCCE882" w14:textId="77777777" w:rsidR="00666956" w:rsidRPr="00AD2D56" w:rsidRDefault="00F957A5" w:rsidP="00057158">
            <w:pPr>
              <w:pStyle w:val="ListParagraph"/>
              <w:ind w:left="0" w:firstLine="0"/>
              <w:jc w:val="both"/>
              <w:rPr>
                <w:rFonts w:ascii="Arial" w:hAnsi="Arial" w:cs="Arial"/>
                <w:color w:val="auto"/>
                <w:sz w:val="22"/>
                <w:szCs w:val="22"/>
                <w:lang w:val="en-US"/>
              </w:rPr>
            </w:pPr>
            <w:r w:rsidRPr="00AD2D56">
              <w:rPr>
                <w:rFonts w:ascii="Arial" w:hAnsi="Arial" w:cs="Arial"/>
                <w:color w:val="auto"/>
                <w:sz w:val="22"/>
                <w:szCs w:val="22"/>
                <w:lang w:val="en-US"/>
              </w:rPr>
              <w:t xml:space="preserve">Not </w:t>
            </w:r>
            <w:bookmarkStart w:id="32" w:name="_Int_Ho1dLGtT"/>
            <w:r w:rsidRPr="00AD2D56">
              <w:rPr>
                <w:rFonts w:ascii="Arial" w:hAnsi="Arial" w:cs="Arial"/>
                <w:color w:val="auto"/>
                <w:sz w:val="22"/>
                <w:szCs w:val="22"/>
                <w:lang w:val="en-US"/>
              </w:rPr>
              <w:t>computed</w:t>
            </w:r>
            <w:bookmarkEnd w:id="32"/>
            <w:r w:rsidRPr="00AD2D56">
              <w:rPr>
                <w:rFonts w:ascii="Arial" w:hAnsi="Arial" w:cs="Arial"/>
                <w:color w:val="auto"/>
                <w:sz w:val="22"/>
                <w:szCs w:val="22"/>
                <w:lang w:val="en-US"/>
              </w:rPr>
              <w:t xml:space="preserve">. Missing data expenditure on categories </w:t>
            </w:r>
          </w:p>
        </w:tc>
      </w:tr>
      <w:tr w:rsidR="00377CA9" w:rsidRPr="00AD2D56" w14:paraId="08B8B94C" w14:textId="77777777">
        <w:tc>
          <w:tcPr>
            <w:tcW w:w="2374" w:type="dxa"/>
          </w:tcPr>
          <w:p w14:paraId="6F24EFCF" w14:textId="77777777" w:rsidR="00666956" w:rsidRPr="00FF713B" w:rsidRDefault="00F957A5" w:rsidP="00FF713B">
            <w:pPr>
              <w:jc w:val="both"/>
              <w:rPr>
                <w:rFonts w:ascii="Arial" w:hAnsi="Arial" w:cs="Arial"/>
                <w:sz w:val="22"/>
                <w:szCs w:val="22"/>
              </w:rPr>
            </w:pPr>
            <w:r w:rsidRPr="00FF713B">
              <w:rPr>
                <w:rFonts w:ascii="Arial" w:hAnsi="Arial" w:cs="Arial"/>
                <w:sz w:val="22"/>
                <w:szCs w:val="22"/>
              </w:rPr>
              <w:t xml:space="preserve">Transparency  reports </w:t>
            </w:r>
          </w:p>
        </w:tc>
        <w:tc>
          <w:tcPr>
            <w:tcW w:w="2530" w:type="dxa"/>
          </w:tcPr>
          <w:p w14:paraId="7710CCA2" w14:textId="77777777" w:rsidR="00666956" w:rsidRPr="00AD2D56" w:rsidRDefault="00666956" w:rsidP="00057158">
            <w:pPr>
              <w:pStyle w:val="ListParagraph"/>
              <w:ind w:left="0" w:firstLine="0"/>
              <w:jc w:val="both"/>
              <w:rPr>
                <w:rFonts w:ascii="Arial" w:hAnsi="Arial" w:cs="Arial"/>
                <w:color w:val="auto"/>
                <w:sz w:val="22"/>
                <w:szCs w:val="22"/>
              </w:rPr>
            </w:pPr>
          </w:p>
          <w:p w14:paraId="5A876D65"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Delays</w:t>
            </w:r>
          </w:p>
          <w:p w14:paraId="187C8FFD"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lang w:val="en-GB"/>
              </w:rPr>
              <w:t xml:space="preserve">Quality of delivered projects </w:t>
            </w:r>
          </w:p>
        </w:tc>
        <w:tc>
          <w:tcPr>
            <w:tcW w:w="2047" w:type="dxa"/>
          </w:tcPr>
          <w:p w14:paraId="7DAC9DA5"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Accountability agencies  - PPDA, IG, OAG, DPP, etc)</w:t>
            </w:r>
          </w:p>
          <w:p w14:paraId="6228C0BF"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lang w:val="en-US"/>
              </w:rPr>
              <w:t>CSOs</w:t>
            </w:r>
          </w:p>
        </w:tc>
        <w:tc>
          <w:tcPr>
            <w:tcW w:w="2148" w:type="dxa"/>
          </w:tcPr>
          <w:p w14:paraId="50773853" w14:textId="77777777" w:rsidR="00666956" w:rsidRPr="00AD2D56" w:rsidRDefault="00F957A5" w:rsidP="00057158">
            <w:pPr>
              <w:pStyle w:val="ListParagraph"/>
              <w:ind w:left="0" w:firstLine="0"/>
              <w:jc w:val="both"/>
              <w:rPr>
                <w:rFonts w:ascii="Arial" w:hAnsi="Arial" w:cs="Arial"/>
                <w:color w:val="auto"/>
                <w:sz w:val="22"/>
                <w:szCs w:val="22"/>
                <w:lang w:val="en-US"/>
              </w:rPr>
            </w:pPr>
            <w:r w:rsidRPr="00AD2D56">
              <w:rPr>
                <w:rFonts w:ascii="Arial" w:hAnsi="Arial" w:cs="Arial"/>
                <w:color w:val="auto"/>
                <w:sz w:val="22"/>
                <w:szCs w:val="22"/>
                <w:lang w:val="en-US"/>
              </w:rPr>
              <w:t xml:space="preserve">Not </w:t>
            </w:r>
            <w:bookmarkStart w:id="33" w:name="_Int_hEbcU1hi"/>
            <w:r w:rsidRPr="00AD2D56">
              <w:rPr>
                <w:rFonts w:ascii="Arial" w:hAnsi="Arial" w:cs="Arial"/>
                <w:color w:val="auto"/>
                <w:sz w:val="22"/>
                <w:szCs w:val="22"/>
                <w:lang w:val="en-US"/>
              </w:rPr>
              <w:t>computed</w:t>
            </w:r>
            <w:bookmarkEnd w:id="33"/>
            <w:r w:rsidRPr="00AD2D56">
              <w:rPr>
                <w:rFonts w:ascii="Arial" w:hAnsi="Arial" w:cs="Arial"/>
                <w:color w:val="auto"/>
                <w:sz w:val="22"/>
                <w:szCs w:val="22"/>
                <w:lang w:val="en-US"/>
              </w:rPr>
              <w:t xml:space="preserve">. Missing data expenditure on categories </w:t>
            </w:r>
          </w:p>
        </w:tc>
      </w:tr>
      <w:tr w:rsidR="00377CA9" w:rsidRPr="00AD2D56" w14:paraId="20A4AA17" w14:textId="77777777">
        <w:tc>
          <w:tcPr>
            <w:tcW w:w="2374" w:type="dxa"/>
          </w:tcPr>
          <w:p w14:paraId="31A956BA" w14:textId="77777777" w:rsidR="00666956" w:rsidRPr="00FF713B" w:rsidRDefault="00F957A5" w:rsidP="00FF713B">
            <w:pPr>
              <w:jc w:val="both"/>
              <w:rPr>
                <w:rFonts w:ascii="Arial" w:hAnsi="Arial" w:cs="Arial"/>
                <w:sz w:val="22"/>
                <w:szCs w:val="22"/>
              </w:rPr>
            </w:pPr>
            <w:r w:rsidRPr="00FF713B">
              <w:rPr>
                <w:rFonts w:ascii="Arial" w:hAnsi="Arial" w:cs="Arial"/>
                <w:sz w:val="22"/>
                <w:szCs w:val="22"/>
              </w:rPr>
              <w:t xml:space="preserve">Supplier analysis </w:t>
            </w:r>
          </w:p>
        </w:tc>
        <w:tc>
          <w:tcPr>
            <w:tcW w:w="2530" w:type="dxa"/>
          </w:tcPr>
          <w:p w14:paraId="4870E74D"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Who has been winning</w:t>
            </w:r>
            <w:r w:rsidRPr="00AD2D56">
              <w:rPr>
                <w:rFonts w:ascii="Arial" w:hAnsi="Arial" w:cs="Arial"/>
                <w:color w:val="auto"/>
                <w:sz w:val="22"/>
                <w:szCs w:val="22"/>
                <w:lang w:val="en-US"/>
              </w:rPr>
              <w:t xml:space="preserve"> frequently </w:t>
            </w:r>
            <w:r w:rsidRPr="00AD2D56">
              <w:rPr>
                <w:rFonts w:ascii="Arial" w:hAnsi="Arial" w:cs="Arial"/>
                <w:color w:val="auto"/>
                <w:sz w:val="22"/>
                <w:szCs w:val="22"/>
              </w:rPr>
              <w:t>?</w:t>
            </w:r>
          </w:p>
          <w:p w14:paraId="2E66449F"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Providers/suppliers  by category (</w:t>
            </w:r>
            <w:r w:rsidRPr="00AD2D56">
              <w:rPr>
                <w:rFonts w:ascii="Arial" w:hAnsi="Arial" w:cs="Arial"/>
                <w:color w:val="auto"/>
                <w:sz w:val="22"/>
                <w:szCs w:val="22"/>
                <w:lang w:val="en-US"/>
              </w:rPr>
              <w:t>local content%)</w:t>
            </w:r>
            <w:r w:rsidRPr="00AD2D56">
              <w:rPr>
                <w:rFonts w:ascii="Arial" w:hAnsi="Arial" w:cs="Arial"/>
                <w:color w:val="auto"/>
                <w:sz w:val="22"/>
                <w:szCs w:val="22"/>
              </w:rPr>
              <w:t xml:space="preserve"> </w:t>
            </w:r>
          </w:p>
        </w:tc>
        <w:tc>
          <w:tcPr>
            <w:tcW w:w="2047" w:type="dxa"/>
          </w:tcPr>
          <w:p w14:paraId="246364D3"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lang w:val="en-US"/>
              </w:rPr>
              <w:t>B</w:t>
            </w:r>
            <w:r w:rsidRPr="00AD2D56">
              <w:rPr>
                <w:rFonts w:ascii="Arial" w:hAnsi="Arial" w:cs="Arial"/>
                <w:color w:val="auto"/>
                <w:sz w:val="22"/>
                <w:szCs w:val="22"/>
              </w:rPr>
              <w:t>usiness community</w:t>
            </w:r>
          </w:p>
        </w:tc>
        <w:tc>
          <w:tcPr>
            <w:tcW w:w="2148" w:type="dxa"/>
          </w:tcPr>
          <w:p w14:paraId="141FBD0F" w14:textId="77777777" w:rsidR="00666956" w:rsidRPr="00AD2D56" w:rsidRDefault="00F957A5" w:rsidP="00057158">
            <w:pPr>
              <w:pStyle w:val="ListParagraph"/>
              <w:numPr>
                <w:ilvl w:val="0"/>
                <w:numId w:val="5"/>
              </w:numPr>
              <w:jc w:val="both"/>
              <w:rPr>
                <w:rFonts w:ascii="Arial" w:hAnsi="Arial" w:cs="Arial"/>
                <w:color w:val="auto"/>
                <w:sz w:val="22"/>
                <w:szCs w:val="22"/>
                <w:lang w:val="en-US"/>
              </w:rPr>
            </w:pPr>
            <w:r w:rsidRPr="00AD2D56">
              <w:rPr>
                <w:rFonts w:ascii="Arial" w:hAnsi="Arial" w:cs="Arial"/>
                <w:color w:val="auto"/>
                <w:sz w:val="22"/>
                <w:szCs w:val="22"/>
                <w:lang w:val="en-US"/>
              </w:rPr>
              <w:t xml:space="preserve">Computed </w:t>
            </w:r>
          </w:p>
        </w:tc>
      </w:tr>
      <w:tr w:rsidR="00377CA9" w:rsidRPr="00AD2D56" w14:paraId="3E1B7444" w14:textId="77777777">
        <w:tc>
          <w:tcPr>
            <w:tcW w:w="2374" w:type="dxa"/>
          </w:tcPr>
          <w:p w14:paraId="681DEC53" w14:textId="77777777" w:rsidR="00666956" w:rsidRPr="00CC6A59" w:rsidRDefault="00F957A5" w:rsidP="00CC6A59">
            <w:pPr>
              <w:jc w:val="both"/>
              <w:rPr>
                <w:rFonts w:ascii="Arial" w:hAnsi="Arial" w:cs="Arial"/>
                <w:sz w:val="22"/>
                <w:szCs w:val="22"/>
              </w:rPr>
            </w:pPr>
            <w:r w:rsidRPr="00CC6A59">
              <w:rPr>
                <w:rFonts w:ascii="Arial" w:hAnsi="Arial" w:cs="Arial"/>
                <w:sz w:val="22"/>
                <w:szCs w:val="22"/>
              </w:rPr>
              <w:t xml:space="preserve">Red-flags </w:t>
            </w:r>
          </w:p>
        </w:tc>
        <w:tc>
          <w:tcPr>
            <w:tcW w:w="2530" w:type="dxa"/>
          </w:tcPr>
          <w:p w14:paraId="5F00204A"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lang w:val="en-US"/>
              </w:rPr>
              <w:t>Procurement</w:t>
            </w:r>
            <w:r w:rsidRPr="00AD2D56">
              <w:rPr>
                <w:rFonts w:ascii="Arial" w:hAnsi="Arial" w:cs="Arial"/>
                <w:color w:val="auto"/>
                <w:sz w:val="22"/>
                <w:szCs w:val="22"/>
              </w:rPr>
              <w:t xml:space="preserve"> method</w:t>
            </w:r>
          </w:p>
          <w:p w14:paraId="22E3A58E"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Variations</w:t>
            </w:r>
            <w:r w:rsidRPr="00AD2D56">
              <w:rPr>
                <w:rFonts w:ascii="Arial" w:hAnsi="Arial" w:cs="Arial"/>
                <w:color w:val="auto"/>
                <w:sz w:val="22"/>
                <w:szCs w:val="22"/>
                <w:lang w:val="en-GB"/>
              </w:rPr>
              <w:t xml:space="preserve"> </w:t>
            </w:r>
          </w:p>
          <w:p w14:paraId="1252F6EE"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Open tenders with less than 3 bids</w:t>
            </w:r>
          </w:p>
        </w:tc>
        <w:tc>
          <w:tcPr>
            <w:tcW w:w="2047" w:type="dxa"/>
          </w:tcPr>
          <w:p w14:paraId="13D7C0BC"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rPr>
              <w:t>Accountability agencies  - PPDA, IG, OAG, DPP, etc)</w:t>
            </w:r>
          </w:p>
          <w:p w14:paraId="5709AF95" w14:textId="77777777" w:rsidR="00666956" w:rsidRPr="00AD2D56" w:rsidRDefault="00F957A5" w:rsidP="00057158">
            <w:pPr>
              <w:pStyle w:val="ListParagraph"/>
              <w:numPr>
                <w:ilvl w:val="0"/>
                <w:numId w:val="5"/>
              </w:numPr>
              <w:jc w:val="both"/>
              <w:rPr>
                <w:rFonts w:ascii="Arial" w:hAnsi="Arial" w:cs="Arial"/>
                <w:color w:val="auto"/>
                <w:sz w:val="22"/>
                <w:szCs w:val="22"/>
              </w:rPr>
            </w:pPr>
            <w:r w:rsidRPr="00AD2D56">
              <w:rPr>
                <w:rFonts w:ascii="Arial" w:hAnsi="Arial" w:cs="Arial"/>
                <w:color w:val="auto"/>
                <w:sz w:val="22"/>
                <w:szCs w:val="22"/>
                <w:lang w:val="en-US"/>
              </w:rPr>
              <w:t>CSOs</w:t>
            </w:r>
          </w:p>
        </w:tc>
        <w:tc>
          <w:tcPr>
            <w:tcW w:w="2148" w:type="dxa"/>
          </w:tcPr>
          <w:p w14:paraId="29A1C551" w14:textId="77777777" w:rsidR="00666956" w:rsidRPr="00AD2D56" w:rsidRDefault="00F957A5" w:rsidP="00057158">
            <w:pPr>
              <w:pStyle w:val="ListParagraph"/>
              <w:numPr>
                <w:ilvl w:val="0"/>
                <w:numId w:val="5"/>
              </w:numPr>
              <w:jc w:val="both"/>
              <w:rPr>
                <w:rFonts w:ascii="Arial" w:hAnsi="Arial" w:cs="Arial"/>
                <w:color w:val="auto"/>
                <w:sz w:val="22"/>
                <w:szCs w:val="22"/>
                <w:lang w:val="en-US"/>
              </w:rPr>
            </w:pPr>
            <w:r w:rsidRPr="00AD2D56">
              <w:rPr>
                <w:rFonts w:ascii="Arial" w:hAnsi="Arial" w:cs="Arial"/>
                <w:color w:val="auto"/>
                <w:sz w:val="22"/>
                <w:szCs w:val="22"/>
                <w:lang w:val="en-US"/>
              </w:rPr>
              <w:t xml:space="preserve">Computed </w:t>
            </w:r>
          </w:p>
        </w:tc>
      </w:tr>
    </w:tbl>
    <w:p w14:paraId="3E482540" w14:textId="77777777" w:rsidR="00666956" w:rsidRPr="00AD2D56" w:rsidRDefault="00666956" w:rsidP="00057158">
      <w:pPr>
        <w:spacing w:line="360" w:lineRule="auto"/>
        <w:jc w:val="both"/>
        <w:rPr>
          <w:rFonts w:ascii="Arial" w:hAnsi="Arial" w:cs="Arial"/>
          <w:b/>
          <w:bCs/>
          <w:sz w:val="22"/>
          <w:szCs w:val="22"/>
          <w:shd w:val="clear" w:color="auto" w:fill="FFFF00"/>
          <w:lang w:val="en-US"/>
        </w:rPr>
      </w:pPr>
    </w:p>
    <w:p w14:paraId="70C9EC34" w14:textId="77777777" w:rsidR="00666956" w:rsidRPr="00AD2D56" w:rsidRDefault="00F957A5" w:rsidP="00057158">
      <w:pPr>
        <w:pStyle w:val="Heading2"/>
        <w:spacing w:before="0" w:line="360" w:lineRule="auto"/>
        <w:jc w:val="both"/>
        <w:rPr>
          <w:rFonts w:cs="Arial"/>
          <w:color w:val="auto"/>
          <w:sz w:val="22"/>
          <w:szCs w:val="22"/>
        </w:rPr>
      </w:pPr>
      <w:bookmarkStart w:id="34" w:name="_Toc13503"/>
      <w:bookmarkStart w:id="35" w:name="_Toc138691223"/>
      <w:r w:rsidRPr="00AD2D56">
        <w:rPr>
          <w:rFonts w:cs="Arial"/>
          <w:b/>
          <w:bCs/>
          <w:color w:val="auto"/>
          <w:sz w:val="22"/>
          <w:szCs w:val="22"/>
          <w:lang w:val="en-US"/>
        </w:rPr>
        <w:t>3.4 Integration of OC4IDS in EGP</w:t>
      </w:r>
      <w:bookmarkEnd w:id="34"/>
      <w:bookmarkEnd w:id="35"/>
    </w:p>
    <w:p w14:paraId="59076C67" w14:textId="77777777" w:rsidR="0019683D" w:rsidRDefault="00F957A5" w:rsidP="00057158">
      <w:pPr>
        <w:spacing w:line="360" w:lineRule="auto"/>
        <w:jc w:val="both"/>
        <w:textAlignment w:val="baseline"/>
        <w:rPr>
          <w:ins w:id="36" w:author="Cengkuru Michael" w:date="2023-06-27T07:46:00Z"/>
          <w:rFonts w:ascii="Arial" w:eastAsia="SimSun" w:hAnsi="Arial" w:cs="Arial"/>
          <w:sz w:val="22"/>
          <w:szCs w:val="22"/>
          <w:lang w:val="en-US"/>
        </w:rPr>
      </w:pPr>
      <w:r w:rsidRPr="00AD2D56">
        <w:rPr>
          <w:rFonts w:ascii="Arial" w:eastAsia="Times New Roman" w:hAnsi="Arial" w:cs="Arial"/>
          <w:sz w:val="22"/>
          <w:szCs w:val="22"/>
          <w:lang w:eastAsia="en-GB"/>
        </w:rPr>
        <w:t xml:space="preserve">Integrating the Open Contracting for Infrastructure Data Standard (OC4IDS) into the Electronic Government Procurement (EGP) system is </w:t>
      </w:r>
      <w:r w:rsidR="00CC6A59">
        <w:rPr>
          <w:rFonts w:ascii="Arial" w:eastAsia="Times New Roman" w:hAnsi="Arial" w:cs="Arial"/>
          <w:sz w:val="22"/>
          <w:szCs w:val="22"/>
          <w:lang w:val="en-US" w:eastAsia="en-GB"/>
        </w:rPr>
        <w:t xml:space="preserve">crucial </w:t>
      </w:r>
      <w:r w:rsidRPr="00AD2D56">
        <w:rPr>
          <w:rFonts w:ascii="Arial" w:eastAsia="Times New Roman" w:hAnsi="Arial" w:cs="Arial"/>
          <w:sz w:val="22"/>
          <w:szCs w:val="22"/>
          <w:lang w:eastAsia="en-GB"/>
        </w:rPr>
        <w:t xml:space="preserve">in enhancing transparency, accountability, and efficiency within the procurement process. </w:t>
      </w:r>
      <w:r w:rsidRPr="00AD2D56">
        <w:rPr>
          <w:rFonts w:ascii="Arial" w:eastAsia="Times New Roman" w:hAnsi="Arial" w:cs="Arial"/>
          <w:sz w:val="22"/>
          <w:szCs w:val="22"/>
          <w:lang w:val="en-US" w:eastAsia="en-GB"/>
        </w:rPr>
        <w:t xml:space="preserve">Accordingly, </w:t>
      </w:r>
      <w:r w:rsidR="00374C99" w:rsidRPr="00AD2D56">
        <w:rPr>
          <w:rFonts w:ascii="Arial" w:eastAsia="Times New Roman" w:hAnsi="Arial" w:cs="Arial"/>
          <w:sz w:val="22"/>
          <w:szCs w:val="22"/>
          <w:lang w:val="en-US" w:eastAsia="en-GB"/>
        </w:rPr>
        <w:t>our Resource Team held engagement meetings</w:t>
      </w:r>
      <w:r w:rsidRPr="00AD2D56">
        <w:rPr>
          <w:rFonts w:ascii="Arial" w:eastAsia="Times New Roman" w:hAnsi="Arial" w:cs="Arial"/>
          <w:sz w:val="22"/>
          <w:szCs w:val="22"/>
          <w:lang w:val="en-US" w:eastAsia="en-GB"/>
        </w:rPr>
        <w:t xml:space="preserve"> </w:t>
      </w:r>
      <w:r w:rsidRPr="00AD2D56">
        <w:rPr>
          <w:rFonts w:ascii="Arial" w:eastAsia="SimSun" w:hAnsi="Arial" w:cs="Arial"/>
          <w:sz w:val="22"/>
          <w:szCs w:val="22"/>
        </w:rPr>
        <w:t xml:space="preserve">with MoFPED and PPDA to </w:t>
      </w:r>
      <w:r w:rsidRPr="00AD2D56">
        <w:rPr>
          <w:rFonts w:ascii="Arial" w:eastAsia="SimSun" w:hAnsi="Arial" w:cs="Arial"/>
          <w:sz w:val="22"/>
          <w:szCs w:val="22"/>
          <w:lang w:val="en-GB"/>
        </w:rPr>
        <w:t xml:space="preserve">discuss </w:t>
      </w:r>
      <w:r w:rsidR="00CC6A59">
        <w:rPr>
          <w:rFonts w:ascii="Arial" w:eastAsia="SimSun" w:hAnsi="Arial" w:cs="Arial"/>
          <w:sz w:val="22"/>
          <w:szCs w:val="22"/>
          <w:lang w:val="en-GB"/>
        </w:rPr>
        <w:t xml:space="preserve">the </w:t>
      </w:r>
      <w:r w:rsidRPr="00AD2D56">
        <w:rPr>
          <w:rFonts w:ascii="Arial" w:eastAsia="SimSun" w:hAnsi="Arial" w:cs="Arial"/>
          <w:sz w:val="22"/>
          <w:szCs w:val="22"/>
        </w:rPr>
        <w:t>integrat</w:t>
      </w:r>
      <w:r w:rsidRPr="00AD2D56">
        <w:rPr>
          <w:rFonts w:ascii="Arial" w:eastAsia="SimSun" w:hAnsi="Arial" w:cs="Arial"/>
          <w:sz w:val="22"/>
          <w:szCs w:val="22"/>
          <w:lang w:val="en-GB"/>
        </w:rPr>
        <w:t>ion of</w:t>
      </w:r>
      <w:r w:rsidRPr="00AD2D56">
        <w:rPr>
          <w:rFonts w:ascii="Arial" w:eastAsia="SimSun" w:hAnsi="Arial" w:cs="Arial"/>
          <w:sz w:val="22"/>
          <w:szCs w:val="22"/>
        </w:rPr>
        <w:t xml:space="preserve"> the OC4IDS into the EG</w:t>
      </w:r>
      <w:r w:rsidRPr="00AD2D56">
        <w:rPr>
          <w:rFonts w:ascii="Arial" w:eastAsia="SimSun" w:hAnsi="Arial" w:cs="Arial"/>
          <w:sz w:val="22"/>
          <w:szCs w:val="22"/>
          <w:lang w:val="en-GB"/>
        </w:rPr>
        <w:t>P</w:t>
      </w:r>
      <w:r w:rsidRPr="00AD2D56">
        <w:rPr>
          <w:rFonts w:ascii="Arial" w:eastAsia="SimSun" w:hAnsi="Arial" w:cs="Arial"/>
          <w:sz w:val="22"/>
          <w:szCs w:val="22"/>
          <w:lang w:val="en-US"/>
        </w:rPr>
        <w:t xml:space="preserve"> and appreciated the need to adopt the following procedure;</w:t>
      </w:r>
    </w:p>
    <w:p w14:paraId="1261BA20" w14:textId="1EE88F3C" w:rsidR="0019683D" w:rsidRDefault="0019683D" w:rsidP="00057158">
      <w:pPr>
        <w:spacing w:line="360" w:lineRule="auto"/>
        <w:jc w:val="both"/>
        <w:textAlignment w:val="baseline"/>
        <w:rPr>
          <w:ins w:id="37" w:author="Cengkuru Michael" w:date="2023-06-27T07:46:00Z"/>
          <w:rFonts w:ascii="Arial" w:eastAsia="SimSun" w:hAnsi="Arial" w:cs="Arial"/>
          <w:sz w:val="22"/>
          <w:szCs w:val="22"/>
          <w:lang w:val="en-US"/>
        </w:rPr>
      </w:pPr>
      <w:ins w:id="38" w:author="Cengkuru Michael" w:date="2023-06-27T07:46:00Z">
        <w:r>
          <w:rPr>
            <w:rFonts w:ascii="Arial" w:eastAsia="SimSun" w:hAnsi="Arial" w:cs="Arial"/>
            <w:noProof/>
            <w:sz w:val="22"/>
            <w:szCs w:val="22"/>
            <w:lang w:val="en-US"/>
            <w14:ligatures w14:val="none"/>
          </w:rPr>
          <w:lastRenderedPageBreak/>
          <w:drawing>
            <wp:inline distT="0" distB="0" distL="0" distR="0" wp14:anchorId="5ACBBC40" wp14:editId="019461DB">
              <wp:extent cx="5731510" cy="5731510"/>
              <wp:effectExtent l="0" t="0" r="0" b="0"/>
              <wp:docPr id="1058356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56882" name="Picture 1058356882"/>
                      <pic:cNvPicPr/>
                    </pic:nvPicPr>
                    <pic:blipFill>
                      <a:blip r:embed="rId1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ins>
    </w:p>
    <w:p w14:paraId="786953A6" w14:textId="77777777" w:rsidR="0019683D" w:rsidRDefault="0019683D" w:rsidP="00057158">
      <w:pPr>
        <w:spacing w:line="360" w:lineRule="auto"/>
        <w:jc w:val="both"/>
        <w:textAlignment w:val="baseline"/>
        <w:rPr>
          <w:ins w:id="39" w:author="Cengkuru Michael" w:date="2023-06-27T07:46:00Z"/>
          <w:rFonts w:ascii="Arial" w:eastAsia="SimSun" w:hAnsi="Arial" w:cs="Arial"/>
          <w:sz w:val="22"/>
          <w:szCs w:val="22"/>
          <w:lang w:val="en-US"/>
        </w:rPr>
      </w:pPr>
    </w:p>
    <w:p w14:paraId="0D776C92" w14:textId="2A7F804A" w:rsidR="00666956" w:rsidRPr="00AD2D56" w:rsidRDefault="00F957A5" w:rsidP="00057158">
      <w:pPr>
        <w:spacing w:line="360" w:lineRule="auto"/>
        <w:jc w:val="both"/>
        <w:textAlignment w:val="baseline"/>
        <w:rPr>
          <w:rFonts w:ascii="Arial" w:eastAsia="Times New Roman" w:hAnsi="Arial" w:cs="Arial"/>
          <w:sz w:val="22"/>
          <w:szCs w:val="22"/>
          <w:lang w:val="en-GB" w:eastAsia="en-GB"/>
        </w:rPr>
      </w:pPr>
      <w:r w:rsidRPr="00AD2D56">
        <w:rPr>
          <w:rFonts w:ascii="Arial" w:eastAsia="SimSun" w:hAnsi="Arial" w:cs="Arial"/>
          <w:sz w:val="22"/>
          <w:szCs w:val="22"/>
          <w:lang w:val="en-US"/>
        </w:rPr>
        <w:t xml:space="preserve"> (1) </w:t>
      </w:r>
      <w:r w:rsidRPr="00AD2D56">
        <w:rPr>
          <w:rFonts w:ascii="Arial" w:eastAsia="Times New Roman" w:hAnsi="Arial" w:cs="Arial"/>
          <w:sz w:val="22"/>
          <w:szCs w:val="22"/>
          <w:lang w:eastAsia="en-GB"/>
        </w:rPr>
        <w:t xml:space="preserve">Data </w:t>
      </w:r>
      <w:r w:rsidRPr="00AD2D56">
        <w:rPr>
          <w:rFonts w:ascii="Arial" w:eastAsia="Times New Roman" w:hAnsi="Arial" w:cs="Arial"/>
          <w:sz w:val="22"/>
          <w:szCs w:val="22"/>
          <w:lang w:val="en-US" w:eastAsia="en-GB"/>
        </w:rPr>
        <w:t>m</w:t>
      </w:r>
      <w:r w:rsidRPr="00AD2D56">
        <w:rPr>
          <w:rFonts w:ascii="Arial" w:eastAsia="Times New Roman" w:hAnsi="Arial" w:cs="Arial"/>
          <w:sz w:val="22"/>
          <w:szCs w:val="22"/>
          <w:lang w:eastAsia="en-GB"/>
        </w:rPr>
        <w:t xml:space="preserve">apping and </w:t>
      </w:r>
      <w:r w:rsidRPr="00AD2D56">
        <w:rPr>
          <w:rFonts w:ascii="Arial" w:eastAsia="Times New Roman" w:hAnsi="Arial" w:cs="Arial"/>
          <w:sz w:val="22"/>
          <w:szCs w:val="22"/>
          <w:lang w:val="en-US" w:eastAsia="en-GB"/>
        </w:rPr>
        <w:t>a</w:t>
      </w:r>
      <w:r w:rsidRPr="00AD2D56">
        <w:rPr>
          <w:rFonts w:ascii="Arial" w:eastAsia="Times New Roman" w:hAnsi="Arial" w:cs="Arial"/>
          <w:sz w:val="22"/>
          <w:szCs w:val="22"/>
          <w:lang w:eastAsia="en-GB"/>
        </w:rPr>
        <w:t>lignment</w:t>
      </w:r>
      <w:r w:rsidRPr="00AD2D56">
        <w:rPr>
          <w:rFonts w:ascii="Arial" w:eastAsia="Times New Roman" w:hAnsi="Arial" w:cs="Arial"/>
          <w:sz w:val="22"/>
          <w:szCs w:val="22"/>
          <w:lang w:val="en-US" w:eastAsia="en-GB"/>
        </w:rPr>
        <w:t xml:space="preserve">; (2)  </w:t>
      </w:r>
      <w:r w:rsidRPr="00AD2D56">
        <w:rPr>
          <w:rFonts w:ascii="Arial" w:eastAsia="Times New Roman" w:hAnsi="Arial" w:cs="Arial"/>
          <w:sz w:val="22"/>
          <w:szCs w:val="22"/>
          <w:lang w:eastAsia="en-GB"/>
        </w:rPr>
        <w:t xml:space="preserve">Data </w:t>
      </w:r>
      <w:r w:rsidRPr="00AD2D56">
        <w:rPr>
          <w:rFonts w:ascii="Arial" w:eastAsia="Times New Roman" w:hAnsi="Arial" w:cs="Arial"/>
          <w:sz w:val="22"/>
          <w:szCs w:val="22"/>
          <w:lang w:val="en-US" w:eastAsia="en-GB"/>
        </w:rPr>
        <w:t>t</w:t>
      </w:r>
      <w:r w:rsidRPr="00AD2D56">
        <w:rPr>
          <w:rFonts w:ascii="Arial" w:eastAsia="Times New Roman" w:hAnsi="Arial" w:cs="Arial"/>
          <w:sz w:val="22"/>
          <w:szCs w:val="22"/>
          <w:lang w:eastAsia="en-GB"/>
        </w:rPr>
        <w:t xml:space="preserve">ransformation and </w:t>
      </w:r>
      <w:r w:rsidRPr="00AD2D56">
        <w:rPr>
          <w:rFonts w:ascii="Arial" w:eastAsia="Times New Roman" w:hAnsi="Arial" w:cs="Arial"/>
          <w:sz w:val="22"/>
          <w:szCs w:val="22"/>
          <w:lang w:val="en-US" w:eastAsia="en-GB"/>
        </w:rPr>
        <w:t>c</w:t>
      </w:r>
      <w:r w:rsidRPr="00AD2D56">
        <w:rPr>
          <w:rFonts w:ascii="Arial" w:eastAsia="Times New Roman" w:hAnsi="Arial" w:cs="Arial"/>
          <w:sz w:val="22"/>
          <w:szCs w:val="22"/>
          <w:lang w:eastAsia="en-GB"/>
        </w:rPr>
        <w:t>onversion</w:t>
      </w:r>
      <w:r w:rsidRPr="00AD2D56">
        <w:rPr>
          <w:rFonts w:ascii="Arial" w:eastAsia="Times New Roman" w:hAnsi="Arial" w:cs="Arial"/>
          <w:sz w:val="22"/>
          <w:szCs w:val="22"/>
          <w:lang w:val="en-US" w:eastAsia="en-GB"/>
        </w:rPr>
        <w:t xml:space="preserve">; (3) </w:t>
      </w:r>
      <w:r w:rsidRPr="00AD2D56">
        <w:rPr>
          <w:rFonts w:ascii="Arial" w:eastAsia="Times New Roman" w:hAnsi="Arial" w:cs="Arial"/>
          <w:sz w:val="22"/>
          <w:szCs w:val="22"/>
          <w:lang w:eastAsia="en-GB"/>
        </w:rPr>
        <w:t xml:space="preserve">API </w:t>
      </w:r>
      <w:r w:rsidRPr="00AD2D56">
        <w:rPr>
          <w:rFonts w:ascii="Arial" w:eastAsia="Times New Roman" w:hAnsi="Arial" w:cs="Arial"/>
          <w:sz w:val="22"/>
          <w:szCs w:val="22"/>
          <w:lang w:val="en-US" w:eastAsia="en-GB"/>
        </w:rPr>
        <w:t>D</w:t>
      </w:r>
      <w:r w:rsidRPr="00AD2D56">
        <w:rPr>
          <w:rFonts w:ascii="Arial" w:eastAsia="Times New Roman" w:hAnsi="Arial" w:cs="Arial"/>
          <w:sz w:val="22"/>
          <w:szCs w:val="22"/>
          <w:lang w:eastAsia="en-GB"/>
        </w:rPr>
        <w:t xml:space="preserve">evelopment and </w:t>
      </w:r>
      <w:r w:rsidR="6D87EB12" w:rsidRPr="00AD2D56">
        <w:rPr>
          <w:rFonts w:ascii="Arial" w:eastAsia="Times New Roman" w:hAnsi="Arial" w:cs="Arial"/>
          <w:sz w:val="22"/>
          <w:szCs w:val="22"/>
          <w:lang w:val="en-US" w:eastAsia="en-GB"/>
        </w:rPr>
        <w:t>I</w:t>
      </w:r>
      <w:r w:rsidR="6D87EB12" w:rsidRPr="00AD2D56">
        <w:rPr>
          <w:rFonts w:ascii="Arial" w:eastAsia="Times New Roman" w:hAnsi="Arial" w:cs="Arial"/>
          <w:sz w:val="22"/>
          <w:szCs w:val="22"/>
          <w:lang w:eastAsia="en-GB"/>
        </w:rPr>
        <w:t>ntegration</w:t>
      </w:r>
      <w:r w:rsidRPr="00AD2D56">
        <w:rPr>
          <w:rFonts w:ascii="Arial" w:eastAsia="Times New Roman" w:hAnsi="Arial" w:cs="Arial"/>
          <w:sz w:val="22"/>
          <w:szCs w:val="22"/>
          <w:lang w:val="en-US" w:eastAsia="en-GB"/>
        </w:rPr>
        <w:t xml:space="preserve">; (4) </w:t>
      </w:r>
      <w:ins w:id="40" w:author="Cengkuru Michael" w:date="2023-06-27T07:37:00Z">
        <w:r w:rsidR="0019683D">
          <w:rPr>
            <w:rFonts w:ascii="Arial" w:eastAsia="Times New Roman" w:hAnsi="Arial" w:cs="Arial"/>
            <w:sz w:val="22"/>
            <w:szCs w:val="22"/>
            <w:lang w:val="en-US" w:eastAsia="en-GB"/>
          </w:rPr>
          <w:t xml:space="preserve">User Interface Development </w:t>
        </w:r>
      </w:ins>
      <w:del w:id="41" w:author="Cengkuru Michael" w:date="2023-06-27T07:37:00Z">
        <w:r w:rsidRPr="00AD2D56" w:rsidDel="0019683D">
          <w:rPr>
            <w:rFonts w:ascii="Arial" w:eastAsia="Times New Roman" w:hAnsi="Arial" w:cs="Arial"/>
            <w:sz w:val="22"/>
            <w:szCs w:val="22"/>
            <w:lang w:eastAsia="en-GB"/>
          </w:rPr>
          <w:delText xml:space="preserve">Design and develop an </w:delText>
        </w:r>
        <w:r w:rsidRPr="00AD2D56" w:rsidDel="0019683D">
          <w:rPr>
            <w:rFonts w:ascii="Arial" w:eastAsia="Times New Roman" w:hAnsi="Arial" w:cs="Arial"/>
            <w:sz w:val="22"/>
            <w:szCs w:val="22"/>
            <w:lang w:val="en-US" w:eastAsia="en-GB"/>
          </w:rPr>
          <w:delText>A</w:delText>
        </w:r>
        <w:r w:rsidRPr="00AD2D56" w:rsidDel="0019683D">
          <w:rPr>
            <w:rFonts w:ascii="Arial" w:eastAsia="Times New Roman" w:hAnsi="Arial" w:cs="Arial"/>
            <w:sz w:val="22"/>
            <w:szCs w:val="22"/>
            <w:lang w:eastAsia="en-GB"/>
          </w:rPr>
          <w:delText>pplication Programming Interface (API) to</w:delText>
        </w:r>
        <w:r w:rsidRPr="00AD2D56" w:rsidDel="0019683D">
          <w:rPr>
            <w:rFonts w:ascii="Arial" w:eastAsia="Times New Roman" w:hAnsi="Arial" w:cs="Arial"/>
            <w:sz w:val="22"/>
            <w:szCs w:val="22"/>
            <w:lang w:val="en-US" w:eastAsia="en-GB"/>
          </w:rPr>
          <w:delText xml:space="preserve"> </w:delText>
        </w:r>
        <w:r w:rsidRPr="00AD2D56" w:rsidDel="0019683D">
          <w:rPr>
            <w:rFonts w:ascii="Arial" w:eastAsia="Times New Roman" w:hAnsi="Arial" w:cs="Arial"/>
            <w:sz w:val="22"/>
            <w:szCs w:val="22"/>
            <w:lang w:eastAsia="en-GB"/>
          </w:rPr>
          <w:delText>enable secure an efficient data exchange between the EGP and OC4IDS systems</w:delText>
        </w:r>
        <w:r w:rsidRPr="00AD2D56" w:rsidDel="0019683D">
          <w:rPr>
            <w:rFonts w:ascii="Arial" w:eastAsia="Times New Roman" w:hAnsi="Arial" w:cs="Arial"/>
            <w:sz w:val="22"/>
            <w:szCs w:val="22"/>
            <w:lang w:val="en-US" w:eastAsia="en-GB"/>
          </w:rPr>
          <w:delText xml:space="preserve">; </w:delText>
        </w:r>
      </w:del>
      <w:r w:rsidRPr="00AD2D56">
        <w:rPr>
          <w:rFonts w:ascii="Arial" w:eastAsia="Times New Roman" w:hAnsi="Arial" w:cs="Arial"/>
          <w:sz w:val="22"/>
          <w:szCs w:val="22"/>
          <w:lang w:val="en-US" w:eastAsia="en-GB"/>
        </w:rPr>
        <w:t xml:space="preserve">(5) </w:t>
      </w:r>
      <w:r w:rsidRPr="00AD2D56">
        <w:rPr>
          <w:rFonts w:ascii="Arial" w:eastAsia="Times New Roman" w:hAnsi="Arial" w:cs="Arial"/>
          <w:sz w:val="22"/>
          <w:szCs w:val="22"/>
          <w:lang w:eastAsia="en-GB"/>
        </w:rPr>
        <w:t>Data Validation and Quality Assurance</w:t>
      </w:r>
      <w:r w:rsidRPr="00AD2D56">
        <w:rPr>
          <w:rFonts w:ascii="Arial" w:eastAsia="Times New Roman" w:hAnsi="Arial" w:cs="Arial"/>
          <w:sz w:val="22"/>
          <w:szCs w:val="22"/>
          <w:lang w:val="en-US" w:eastAsia="en-GB"/>
        </w:rPr>
        <w:t xml:space="preserve">; (6) </w:t>
      </w:r>
      <w:r w:rsidRPr="00AD2D56">
        <w:rPr>
          <w:rFonts w:ascii="Arial" w:eastAsia="Times New Roman" w:hAnsi="Arial" w:cs="Arial"/>
          <w:sz w:val="22"/>
          <w:szCs w:val="22"/>
          <w:lang w:eastAsia="en-GB"/>
        </w:rPr>
        <w:t xml:space="preserve"> Capacity </w:t>
      </w:r>
      <w:r w:rsidRPr="00AD2D56">
        <w:rPr>
          <w:rFonts w:ascii="Arial" w:eastAsia="Times New Roman" w:hAnsi="Arial" w:cs="Arial"/>
          <w:sz w:val="22"/>
          <w:szCs w:val="22"/>
          <w:lang w:val="en-US" w:eastAsia="en-GB"/>
        </w:rPr>
        <w:t>b</w:t>
      </w:r>
      <w:r w:rsidRPr="00AD2D56">
        <w:rPr>
          <w:rFonts w:ascii="Arial" w:eastAsia="Times New Roman" w:hAnsi="Arial" w:cs="Arial"/>
          <w:sz w:val="22"/>
          <w:szCs w:val="22"/>
          <w:lang w:eastAsia="en-GB"/>
        </w:rPr>
        <w:t xml:space="preserve">uilding and </w:t>
      </w:r>
      <w:r w:rsidRPr="00AD2D56">
        <w:rPr>
          <w:rFonts w:ascii="Arial" w:eastAsia="Times New Roman" w:hAnsi="Arial" w:cs="Arial"/>
          <w:sz w:val="22"/>
          <w:szCs w:val="22"/>
          <w:lang w:val="en-US" w:eastAsia="en-GB"/>
        </w:rPr>
        <w:t>t</w:t>
      </w:r>
      <w:r w:rsidRPr="00AD2D56">
        <w:rPr>
          <w:rFonts w:ascii="Arial" w:eastAsia="Times New Roman" w:hAnsi="Arial" w:cs="Arial"/>
          <w:sz w:val="22"/>
          <w:szCs w:val="22"/>
          <w:lang w:eastAsia="en-GB"/>
        </w:rPr>
        <w:t>raining</w:t>
      </w:r>
      <w:r w:rsidRPr="00AD2D56">
        <w:rPr>
          <w:rFonts w:ascii="Arial" w:eastAsia="Times New Roman" w:hAnsi="Arial" w:cs="Arial"/>
          <w:sz w:val="22"/>
          <w:szCs w:val="22"/>
          <w:lang w:val="en-US" w:eastAsia="en-GB"/>
        </w:rPr>
        <w:t xml:space="preserve"> (</w:t>
      </w:r>
      <w:r w:rsidRPr="00AD2D56">
        <w:rPr>
          <w:rFonts w:ascii="Arial" w:eastAsia="Times New Roman" w:hAnsi="Arial" w:cs="Arial"/>
          <w:sz w:val="22"/>
          <w:szCs w:val="22"/>
          <w:lang w:eastAsia="en-GB"/>
        </w:rPr>
        <w:t xml:space="preserve">to </w:t>
      </w:r>
      <w:r w:rsidRPr="00AD2D56">
        <w:rPr>
          <w:rFonts w:ascii="Arial" w:eastAsia="Times New Roman" w:hAnsi="Arial" w:cs="Arial"/>
          <w:sz w:val="22"/>
          <w:szCs w:val="22"/>
          <w:lang w:val="en-US" w:eastAsia="en-GB"/>
        </w:rPr>
        <w:t xml:space="preserve">popularize the benefits of </w:t>
      </w:r>
      <w:r w:rsidRPr="00AD2D56">
        <w:rPr>
          <w:rFonts w:ascii="Arial" w:eastAsia="Times New Roman" w:hAnsi="Arial" w:cs="Arial"/>
          <w:sz w:val="22"/>
          <w:szCs w:val="22"/>
          <w:lang w:eastAsia="en-GB"/>
        </w:rPr>
        <w:t>OC4IDS integration</w:t>
      </w:r>
      <w:r w:rsidRPr="00AD2D56">
        <w:rPr>
          <w:rFonts w:ascii="Arial" w:eastAsia="Times New Roman" w:hAnsi="Arial" w:cs="Arial"/>
          <w:sz w:val="22"/>
          <w:szCs w:val="22"/>
          <w:lang w:val="en-US" w:eastAsia="en-GB"/>
        </w:rPr>
        <w:t xml:space="preserve"> in EGP); and (7) </w:t>
      </w:r>
      <w:r w:rsidRPr="00AD2D56">
        <w:rPr>
          <w:rFonts w:ascii="Arial" w:eastAsia="Times New Roman" w:hAnsi="Arial" w:cs="Arial"/>
          <w:sz w:val="22"/>
          <w:szCs w:val="22"/>
          <w:lang w:eastAsia="en-GB"/>
        </w:rPr>
        <w:t>Monitoring and Evaluation</w:t>
      </w:r>
      <w:r w:rsidRPr="00AD2D56">
        <w:rPr>
          <w:rFonts w:ascii="Arial" w:eastAsia="Times New Roman" w:hAnsi="Arial" w:cs="Arial"/>
          <w:sz w:val="22"/>
          <w:szCs w:val="22"/>
          <w:lang w:val="en-US" w:eastAsia="en-GB"/>
        </w:rPr>
        <w:t xml:space="preserve"> (</w:t>
      </w:r>
      <w:r w:rsidRPr="00AD2D56">
        <w:rPr>
          <w:rFonts w:ascii="Arial" w:eastAsia="Times New Roman" w:hAnsi="Arial" w:cs="Arial"/>
          <w:sz w:val="22"/>
          <w:szCs w:val="22"/>
          <w:lang w:eastAsia="en-GB"/>
        </w:rPr>
        <w:t>to track the progress of the OC4IDS integration into the EGP</w:t>
      </w:r>
      <w:r w:rsidRPr="00AD2D56">
        <w:rPr>
          <w:rFonts w:ascii="Arial" w:eastAsia="Times New Roman" w:hAnsi="Arial" w:cs="Arial"/>
          <w:sz w:val="22"/>
          <w:szCs w:val="22"/>
          <w:lang w:val="en-US" w:eastAsia="en-GB"/>
        </w:rPr>
        <w:t xml:space="preserve"> and its impact on </w:t>
      </w:r>
      <w:r w:rsidRPr="00AD2D56">
        <w:rPr>
          <w:rFonts w:ascii="Arial" w:eastAsia="Times New Roman" w:hAnsi="Arial" w:cs="Arial"/>
          <w:sz w:val="22"/>
          <w:szCs w:val="22"/>
          <w:lang w:eastAsia="en-GB"/>
        </w:rPr>
        <w:t>the procurement process</w:t>
      </w:r>
      <w:r w:rsidRPr="00AD2D56">
        <w:rPr>
          <w:rFonts w:ascii="Arial" w:eastAsia="Times New Roman" w:hAnsi="Arial" w:cs="Arial"/>
          <w:sz w:val="22"/>
          <w:szCs w:val="22"/>
          <w:lang w:val="en-US" w:eastAsia="en-GB"/>
        </w:rPr>
        <w:t>)</w:t>
      </w:r>
      <w:r w:rsidRPr="00AD2D56">
        <w:rPr>
          <w:rFonts w:ascii="Arial" w:eastAsia="Times New Roman" w:hAnsi="Arial" w:cs="Arial"/>
          <w:sz w:val="22"/>
          <w:szCs w:val="22"/>
          <w:lang w:eastAsia="en-GB"/>
        </w:rPr>
        <w:t xml:space="preserve">. </w:t>
      </w:r>
      <w:r w:rsidR="00374C99" w:rsidRPr="00AD2D56">
        <w:rPr>
          <w:rFonts w:ascii="Arial" w:eastAsia="Times New Roman" w:hAnsi="Arial" w:cs="Arial"/>
          <w:sz w:val="22"/>
          <w:szCs w:val="22"/>
          <w:lang w:val="en-GB" w:eastAsia="en-GB"/>
        </w:rPr>
        <w:t xml:space="preserve">This process would be systematic and would require focused resources to ensure effective delivery. </w:t>
      </w:r>
    </w:p>
    <w:p w14:paraId="398CE33F" w14:textId="77777777" w:rsidR="00666956" w:rsidRPr="00AD2D56" w:rsidRDefault="00666956" w:rsidP="00057158">
      <w:pPr>
        <w:spacing w:line="360" w:lineRule="auto"/>
        <w:jc w:val="both"/>
        <w:textAlignment w:val="baseline"/>
        <w:rPr>
          <w:rFonts w:ascii="Arial" w:eastAsia="SimSun" w:hAnsi="Arial" w:cs="Arial"/>
          <w:sz w:val="22"/>
          <w:szCs w:val="22"/>
          <w:lang w:eastAsia="zh-CN"/>
        </w:rPr>
      </w:pPr>
    </w:p>
    <w:p w14:paraId="7DF40930" w14:textId="77777777" w:rsidR="00374C99" w:rsidRDefault="00374C99" w:rsidP="00057158">
      <w:pPr>
        <w:spacing w:line="360" w:lineRule="auto"/>
        <w:jc w:val="both"/>
        <w:textAlignment w:val="baseline"/>
        <w:rPr>
          <w:ins w:id="42" w:author="Cengkuru Michael" w:date="2023-06-27T07:47:00Z"/>
          <w:rFonts w:ascii="Arial" w:eastAsia="SimSun" w:hAnsi="Arial" w:cs="Arial"/>
          <w:sz w:val="22"/>
          <w:szCs w:val="22"/>
          <w:lang w:eastAsia="zh-CN"/>
        </w:rPr>
      </w:pPr>
    </w:p>
    <w:p w14:paraId="4538F0C4" w14:textId="77777777" w:rsidR="0019683D" w:rsidRDefault="0019683D" w:rsidP="00057158">
      <w:pPr>
        <w:spacing w:line="360" w:lineRule="auto"/>
        <w:jc w:val="both"/>
        <w:textAlignment w:val="baseline"/>
        <w:rPr>
          <w:ins w:id="43" w:author="Cengkuru Michael" w:date="2023-06-27T07:47:00Z"/>
          <w:rFonts w:ascii="Arial" w:eastAsia="SimSun" w:hAnsi="Arial" w:cs="Arial"/>
          <w:sz w:val="22"/>
          <w:szCs w:val="22"/>
          <w:lang w:eastAsia="zh-CN"/>
        </w:rPr>
      </w:pPr>
    </w:p>
    <w:p w14:paraId="1C1E13CF" w14:textId="77777777" w:rsidR="0019683D" w:rsidRPr="00AD2D56" w:rsidRDefault="0019683D" w:rsidP="00057158">
      <w:pPr>
        <w:spacing w:line="360" w:lineRule="auto"/>
        <w:jc w:val="both"/>
        <w:textAlignment w:val="baseline"/>
        <w:rPr>
          <w:rFonts w:ascii="Arial" w:eastAsia="SimSun" w:hAnsi="Arial" w:cs="Arial" w:hint="eastAsia"/>
          <w:sz w:val="22"/>
          <w:szCs w:val="22"/>
          <w:lang w:eastAsia="zh-CN"/>
        </w:rPr>
      </w:pPr>
    </w:p>
    <w:p w14:paraId="6CF6C94B" w14:textId="77777777" w:rsidR="00666956" w:rsidRPr="00AD2D56" w:rsidRDefault="00F957A5" w:rsidP="00057158">
      <w:pPr>
        <w:pStyle w:val="Heading1"/>
        <w:jc w:val="both"/>
        <w:rPr>
          <w:rFonts w:cs="Arial"/>
          <w:b/>
          <w:color w:val="auto"/>
          <w:sz w:val="22"/>
          <w:szCs w:val="22"/>
        </w:rPr>
      </w:pPr>
      <w:bookmarkStart w:id="44" w:name="_Toc20002"/>
      <w:bookmarkStart w:id="45" w:name="_Toc10169"/>
      <w:bookmarkStart w:id="46" w:name="_Toc7585"/>
      <w:bookmarkStart w:id="47" w:name="_Toc25863"/>
      <w:bookmarkStart w:id="48" w:name="_Toc32275"/>
      <w:bookmarkStart w:id="49" w:name="_Toc26821"/>
      <w:bookmarkStart w:id="50" w:name="_Toc138691224"/>
      <w:r w:rsidRPr="00AD2D56">
        <w:rPr>
          <w:rFonts w:cs="Arial"/>
          <w:b/>
          <w:color w:val="auto"/>
          <w:sz w:val="22"/>
          <w:szCs w:val="22"/>
        </w:rPr>
        <w:lastRenderedPageBreak/>
        <w:t>4.0 RESULTS AND INTERPRETATION</w:t>
      </w:r>
      <w:bookmarkEnd w:id="44"/>
      <w:bookmarkEnd w:id="45"/>
      <w:bookmarkEnd w:id="46"/>
      <w:bookmarkEnd w:id="47"/>
      <w:bookmarkEnd w:id="48"/>
      <w:bookmarkEnd w:id="49"/>
      <w:bookmarkEnd w:id="50"/>
    </w:p>
    <w:p w14:paraId="5295212E" w14:textId="77777777" w:rsidR="00666956" w:rsidRPr="00AD2D56" w:rsidRDefault="00666956" w:rsidP="00057158">
      <w:pPr>
        <w:jc w:val="both"/>
        <w:rPr>
          <w:rFonts w:ascii="Arial" w:hAnsi="Arial" w:cs="Arial"/>
          <w:sz w:val="22"/>
          <w:szCs w:val="22"/>
        </w:rPr>
      </w:pPr>
    </w:p>
    <w:p w14:paraId="3E26C0F2" w14:textId="77777777" w:rsidR="00666956" w:rsidRPr="00AD2D56" w:rsidRDefault="00F957A5" w:rsidP="00057158">
      <w:pPr>
        <w:pStyle w:val="Heading2"/>
        <w:shd w:val="clear" w:color="auto" w:fill="FFFFFF" w:themeFill="background1"/>
        <w:jc w:val="both"/>
        <w:rPr>
          <w:rFonts w:cs="Arial"/>
          <w:b/>
          <w:bCs/>
          <w:color w:val="auto"/>
          <w:sz w:val="22"/>
          <w:szCs w:val="22"/>
          <w:lang w:val="en-US"/>
        </w:rPr>
      </w:pPr>
      <w:bookmarkStart w:id="51" w:name="_heading=h.1t3h5sf" w:colFirst="0" w:colLast="0"/>
      <w:bookmarkStart w:id="52" w:name="_Toc7043"/>
      <w:bookmarkStart w:id="53" w:name="_Toc138691225"/>
      <w:bookmarkEnd w:id="51"/>
      <w:r w:rsidRPr="00AD2D56">
        <w:rPr>
          <w:rFonts w:cs="Arial"/>
          <w:b/>
          <w:bCs/>
          <w:color w:val="auto"/>
          <w:sz w:val="22"/>
          <w:szCs w:val="22"/>
          <w:lang w:val="en-US"/>
        </w:rPr>
        <w:t>4.1 A</w:t>
      </w:r>
      <w:r w:rsidRPr="00AD2D56">
        <w:rPr>
          <w:rFonts w:cs="Arial"/>
          <w:b/>
          <w:bCs/>
          <w:color w:val="auto"/>
          <w:sz w:val="22"/>
          <w:szCs w:val="22"/>
        </w:rPr>
        <w:t>nalytical Dashboard</w:t>
      </w:r>
      <w:r w:rsidRPr="00AD2D56">
        <w:rPr>
          <w:rFonts w:cs="Arial"/>
          <w:b/>
          <w:bCs/>
          <w:color w:val="auto"/>
          <w:sz w:val="22"/>
          <w:szCs w:val="22"/>
          <w:lang w:val="en-US"/>
        </w:rPr>
        <w:t xml:space="preserve"> Development</w:t>
      </w:r>
      <w:bookmarkEnd w:id="52"/>
      <w:bookmarkEnd w:id="53"/>
      <w:r w:rsidRPr="00AD2D56">
        <w:rPr>
          <w:rFonts w:cs="Arial"/>
          <w:b/>
          <w:bCs/>
          <w:color w:val="auto"/>
          <w:sz w:val="22"/>
          <w:szCs w:val="22"/>
          <w:lang w:val="en-US"/>
        </w:rPr>
        <w:t xml:space="preserve"> </w:t>
      </w:r>
    </w:p>
    <w:p w14:paraId="6FC4D895" w14:textId="77777777" w:rsidR="00666956" w:rsidRPr="00AD2D56" w:rsidRDefault="00666956" w:rsidP="00057158">
      <w:pPr>
        <w:jc w:val="both"/>
        <w:rPr>
          <w:rFonts w:ascii="Arial" w:hAnsi="Arial" w:cs="Arial"/>
          <w:b/>
          <w:bCs/>
          <w:sz w:val="22"/>
          <w:szCs w:val="22"/>
          <w:lang w:val="en-US"/>
        </w:rPr>
      </w:pPr>
    </w:p>
    <w:p w14:paraId="6DB5AFB5" w14:textId="208FA1D8" w:rsidR="00666956" w:rsidRDefault="00F957A5" w:rsidP="00057158">
      <w:pPr>
        <w:spacing w:line="360" w:lineRule="auto"/>
        <w:jc w:val="both"/>
        <w:rPr>
          <w:ins w:id="54" w:author="Cengkuru Michael" w:date="2023-06-27T07:47:00Z"/>
          <w:rFonts w:ascii="Arial" w:eastAsia="sans-serif" w:hAnsi="Arial" w:cs="Arial"/>
          <w:sz w:val="22"/>
          <w:szCs w:val="22"/>
          <w:shd w:val="clear" w:color="auto" w:fill="FFFFFF"/>
          <w:lang w:val="en-US"/>
        </w:rPr>
      </w:pPr>
      <w:r w:rsidRPr="00AD2D56">
        <w:rPr>
          <w:rFonts w:ascii="Arial" w:hAnsi="Arial" w:cs="Arial"/>
          <w:sz w:val="22"/>
          <w:szCs w:val="22"/>
          <w:lang w:val="en-US"/>
        </w:rPr>
        <w:t xml:space="preserve">A robust dashboard with analytical features, </w:t>
      </w:r>
      <w:r w:rsidRPr="00AD2D56">
        <w:rPr>
          <w:rFonts w:ascii="Arial" w:eastAsia="SimSun" w:hAnsi="Arial" w:cs="Arial"/>
          <w:sz w:val="22"/>
          <w:szCs w:val="22"/>
          <w:lang w:val="en-US"/>
        </w:rPr>
        <w:t>notably, p</w:t>
      </w:r>
      <w:r w:rsidRPr="00AD2D56">
        <w:rPr>
          <w:rFonts w:ascii="Arial" w:hAnsi="Arial" w:cs="Arial"/>
          <w:sz w:val="22"/>
          <w:szCs w:val="22"/>
        </w:rPr>
        <w:t>erformance monitoring</w:t>
      </w:r>
      <w:r w:rsidRPr="00AD2D56">
        <w:rPr>
          <w:rFonts w:ascii="Arial" w:hAnsi="Arial" w:cs="Arial"/>
          <w:sz w:val="22"/>
          <w:szCs w:val="22"/>
          <w:lang w:val="en-US"/>
        </w:rPr>
        <w:t>, bench-marking</w:t>
      </w:r>
      <w:r w:rsidRPr="00AD2D56">
        <w:rPr>
          <w:rFonts w:ascii="Arial" w:hAnsi="Arial" w:cs="Arial"/>
          <w:sz w:val="22"/>
          <w:szCs w:val="22"/>
        </w:rPr>
        <w:t xml:space="preserve"> performance</w:t>
      </w:r>
      <w:r w:rsidRPr="00AD2D56">
        <w:rPr>
          <w:rFonts w:ascii="Arial" w:hAnsi="Arial" w:cs="Arial"/>
          <w:sz w:val="22"/>
          <w:szCs w:val="22"/>
          <w:lang w:val="en-US"/>
        </w:rPr>
        <w:t>, t</w:t>
      </w:r>
      <w:r w:rsidRPr="00AD2D56">
        <w:rPr>
          <w:rFonts w:ascii="Arial" w:hAnsi="Arial" w:cs="Arial"/>
          <w:sz w:val="22"/>
          <w:szCs w:val="22"/>
        </w:rPr>
        <w:t>ransparency reports</w:t>
      </w:r>
      <w:r w:rsidRPr="00AD2D56">
        <w:rPr>
          <w:rFonts w:ascii="Arial" w:hAnsi="Arial" w:cs="Arial"/>
          <w:sz w:val="22"/>
          <w:szCs w:val="22"/>
          <w:lang w:val="en-US"/>
        </w:rPr>
        <w:t>,</w:t>
      </w:r>
      <w:r w:rsidRPr="00AD2D56">
        <w:rPr>
          <w:rFonts w:ascii="Arial" w:hAnsi="Arial" w:cs="Arial"/>
          <w:sz w:val="22"/>
          <w:szCs w:val="22"/>
        </w:rPr>
        <w:t xml:space="preserve"> </w:t>
      </w:r>
      <w:r w:rsidRPr="00AD2D56">
        <w:rPr>
          <w:rFonts w:ascii="Arial" w:hAnsi="Arial" w:cs="Arial"/>
          <w:sz w:val="22"/>
          <w:szCs w:val="22"/>
          <w:lang w:val="en-US"/>
        </w:rPr>
        <w:t>s</w:t>
      </w:r>
      <w:r w:rsidRPr="00AD2D56">
        <w:rPr>
          <w:rFonts w:ascii="Arial" w:hAnsi="Arial" w:cs="Arial"/>
          <w:sz w:val="22"/>
          <w:szCs w:val="22"/>
        </w:rPr>
        <w:t>upplier analysis</w:t>
      </w:r>
      <w:r w:rsidRPr="00AD2D56">
        <w:rPr>
          <w:rFonts w:ascii="Arial" w:hAnsi="Arial" w:cs="Arial"/>
          <w:sz w:val="22"/>
          <w:szCs w:val="22"/>
          <w:lang w:val="en-US"/>
        </w:rPr>
        <w:t>, and red flags has bee</w:t>
      </w:r>
      <w:r w:rsidR="006C5DE9" w:rsidRPr="00AD2D56">
        <w:rPr>
          <w:rFonts w:ascii="Arial" w:hAnsi="Arial" w:cs="Arial"/>
          <w:sz w:val="22"/>
          <w:szCs w:val="22"/>
          <w:lang w:val="en-US"/>
        </w:rPr>
        <w:t xml:space="preserve">n developed. The dashboard </w:t>
      </w:r>
      <w:r w:rsidRPr="00AD2D56">
        <w:rPr>
          <w:rFonts w:ascii="Arial" w:hAnsi="Arial" w:cs="Arial"/>
          <w:sz w:val="22"/>
          <w:szCs w:val="22"/>
          <w:lang w:val="en-US"/>
        </w:rPr>
        <w:t>provide</w:t>
      </w:r>
      <w:r w:rsidR="006C5DE9" w:rsidRPr="00AD2D56">
        <w:rPr>
          <w:rFonts w:ascii="Arial" w:hAnsi="Arial" w:cs="Arial"/>
          <w:sz w:val="22"/>
          <w:szCs w:val="22"/>
          <w:lang w:val="en-US"/>
        </w:rPr>
        <w:t>s</w:t>
      </w:r>
      <w:r w:rsidRPr="00AD2D56">
        <w:rPr>
          <w:rFonts w:ascii="Arial" w:hAnsi="Arial" w:cs="Arial"/>
          <w:sz w:val="22"/>
          <w:szCs w:val="22"/>
          <w:lang w:val="en-US"/>
        </w:rPr>
        <w:t xml:space="preserve"> a </w:t>
      </w:r>
      <w:r w:rsidRPr="00AD2D56">
        <w:rPr>
          <w:rFonts w:ascii="Arial" w:eastAsia="sans-serif" w:hAnsi="Arial" w:cs="Arial"/>
          <w:sz w:val="22"/>
          <w:szCs w:val="22"/>
          <w:shd w:val="clear" w:color="auto" w:fill="FFFFFF"/>
        </w:rPr>
        <w:t xml:space="preserve">unified </w:t>
      </w:r>
      <w:r w:rsidRPr="00AD2D56">
        <w:rPr>
          <w:rFonts w:ascii="Arial" w:eastAsia="sans-serif" w:hAnsi="Arial" w:cs="Arial"/>
          <w:sz w:val="22"/>
          <w:szCs w:val="22"/>
          <w:shd w:val="clear" w:color="auto" w:fill="FFFFFF"/>
          <w:lang w:val="en-US"/>
        </w:rPr>
        <w:t xml:space="preserve">view of the key infrastructure procurement </w:t>
      </w:r>
      <w:r w:rsidRPr="00AD2D56">
        <w:rPr>
          <w:rFonts w:ascii="Arial" w:eastAsia="sans-serif" w:hAnsi="Arial" w:cs="Arial"/>
          <w:sz w:val="22"/>
          <w:szCs w:val="22"/>
          <w:shd w:val="clear" w:color="auto" w:fill="FFFFFF"/>
        </w:rPr>
        <w:t>metrics</w:t>
      </w:r>
      <w:r w:rsidRPr="00AD2D56">
        <w:rPr>
          <w:rFonts w:ascii="Arial" w:eastAsia="sans-serif" w:hAnsi="Arial" w:cs="Arial"/>
          <w:sz w:val="22"/>
          <w:szCs w:val="22"/>
          <w:shd w:val="clear" w:color="auto" w:fill="FFFFFF"/>
          <w:lang w:val="en-US"/>
        </w:rPr>
        <w:t xml:space="preserve"> updates in real time and in a single pane. Any </w:t>
      </w:r>
      <w:r w:rsidRPr="00AD2D56">
        <w:rPr>
          <w:rFonts w:ascii="Arial" w:eastAsia="sans-serif" w:hAnsi="Arial" w:cs="Arial"/>
          <w:sz w:val="22"/>
          <w:szCs w:val="22"/>
          <w:shd w:val="clear" w:color="auto" w:fill="FFFFFF"/>
        </w:rPr>
        <w:t xml:space="preserve">change in the underlying data or values </w:t>
      </w:r>
      <w:r w:rsidRPr="00AD2D56">
        <w:rPr>
          <w:rFonts w:ascii="Arial" w:eastAsia="sans-serif" w:hAnsi="Arial" w:cs="Arial"/>
          <w:sz w:val="22"/>
          <w:szCs w:val="22"/>
          <w:shd w:val="clear" w:color="auto" w:fill="FFFFFF"/>
          <w:lang w:val="en-US"/>
        </w:rPr>
        <w:t xml:space="preserve">will be </w:t>
      </w:r>
      <w:r w:rsidRPr="00AD2D56">
        <w:rPr>
          <w:rFonts w:ascii="Arial" w:eastAsia="sans-serif" w:hAnsi="Arial" w:cs="Arial"/>
          <w:sz w:val="22"/>
          <w:szCs w:val="22"/>
          <w:shd w:val="clear" w:color="auto" w:fill="FFFFFF"/>
        </w:rPr>
        <w:t xml:space="preserve">reflected in </w:t>
      </w:r>
      <w:r w:rsidRPr="00AD2D56">
        <w:rPr>
          <w:rFonts w:ascii="Arial" w:eastAsia="sans-serif" w:hAnsi="Arial" w:cs="Arial"/>
          <w:sz w:val="22"/>
          <w:szCs w:val="22"/>
          <w:shd w:val="clear" w:color="auto" w:fill="FFFFFF"/>
          <w:lang w:val="en-US"/>
        </w:rPr>
        <w:t xml:space="preserve">the </w:t>
      </w:r>
      <w:r w:rsidRPr="00AD2D56">
        <w:rPr>
          <w:rFonts w:ascii="Arial" w:eastAsia="sans-serif" w:hAnsi="Arial" w:cs="Arial"/>
          <w:sz w:val="22"/>
          <w:szCs w:val="22"/>
          <w:shd w:val="clear" w:color="auto" w:fill="FFFFFF"/>
        </w:rPr>
        <w:t>dashboard immediately</w:t>
      </w:r>
      <w:r w:rsidRPr="00AD2D56">
        <w:rPr>
          <w:rFonts w:ascii="Arial" w:eastAsia="sans-serif" w:hAnsi="Arial" w:cs="Arial"/>
          <w:sz w:val="22"/>
          <w:szCs w:val="22"/>
          <w:shd w:val="clear" w:color="auto" w:fill="FFFFFF"/>
          <w:lang w:val="en-US"/>
        </w:rPr>
        <w:t xml:space="preserve">, thereby making </w:t>
      </w:r>
      <w:r w:rsidRPr="00AD2D56">
        <w:rPr>
          <w:rFonts w:ascii="Arial" w:eastAsia="sans-serif" w:hAnsi="Arial" w:cs="Arial"/>
          <w:sz w:val="22"/>
          <w:szCs w:val="22"/>
          <w:shd w:val="clear" w:color="auto" w:fill="FFFFFF"/>
        </w:rPr>
        <w:t>data visualization easier</w:t>
      </w:r>
      <w:r w:rsidR="006C5DE9" w:rsidRPr="00AD2D56">
        <w:rPr>
          <w:rFonts w:ascii="Arial" w:eastAsia="sans-serif" w:hAnsi="Arial" w:cs="Arial"/>
          <w:sz w:val="22"/>
          <w:szCs w:val="22"/>
          <w:shd w:val="clear" w:color="auto" w:fill="FFFFFF"/>
          <w:lang w:val="en-US"/>
        </w:rPr>
        <w:t xml:space="preserve">. Similarly, use cases have </w:t>
      </w:r>
      <w:proofErr w:type="gramStart"/>
      <w:r w:rsidR="006C5DE9" w:rsidRPr="00AD2D56">
        <w:rPr>
          <w:rFonts w:ascii="Arial" w:eastAsia="sans-serif" w:hAnsi="Arial" w:cs="Arial"/>
          <w:sz w:val="22"/>
          <w:szCs w:val="22"/>
          <w:shd w:val="clear" w:color="auto" w:fill="FFFFFF"/>
          <w:lang w:val="en-US"/>
        </w:rPr>
        <w:t>were</w:t>
      </w:r>
      <w:proofErr w:type="gramEnd"/>
      <w:r w:rsidRPr="00AD2D56">
        <w:rPr>
          <w:rFonts w:ascii="Arial" w:eastAsia="sans-serif" w:hAnsi="Arial" w:cs="Arial"/>
          <w:sz w:val="22"/>
          <w:szCs w:val="22"/>
          <w:shd w:val="clear" w:color="auto" w:fill="FFFFFF"/>
          <w:lang w:val="en-US"/>
        </w:rPr>
        <w:t xml:space="preserve"> identified, including benc</w:t>
      </w:r>
      <w:r w:rsidR="006C5DE9" w:rsidRPr="00AD2D56">
        <w:rPr>
          <w:rFonts w:ascii="Arial" w:eastAsia="sans-serif" w:hAnsi="Arial" w:cs="Arial"/>
          <w:sz w:val="22"/>
          <w:szCs w:val="22"/>
          <w:shd w:val="clear" w:color="auto" w:fill="FFFFFF"/>
          <w:lang w:val="en-US"/>
        </w:rPr>
        <w:t xml:space="preserve">hmark performance (majorly by </w:t>
      </w:r>
      <w:proofErr w:type="spellStart"/>
      <w:r w:rsidR="006C5DE9" w:rsidRPr="00AD2D56">
        <w:rPr>
          <w:rFonts w:ascii="Arial" w:eastAsia="sans-serif" w:hAnsi="Arial" w:cs="Arial"/>
          <w:sz w:val="22"/>
          <w:szCs w:val="22"/>
          <w:shd w:val="clear" w:color="auto" w:fill="FFFFFF"/>
          <w:lang w:val="en-US"/>
        </w:rPr>
        <w:t>Mo</w:t>
      </w:r>
      <w:r w:rsidRPr="00AD2D56">
        <w:rPr>
          <w:rFonts w:ascii="Arial" w:eastAsia="sans-serif" w:hAnsi="Arial" w:cs="Arial"/>
          <w:sz w:val="22"/>
          <w:szCs w:val="22"/>
          <w:shd w:val="clear" w:color="auto" w:fill="FFFFFF"/>
          <w:lang w:val="en-US"/>
        </w:rPr>
        <w:t>FPED</w:t>
      </w:r>
      <w:proofErr w:type="spellEnd"/>
      <w:r w:rsidRPr="00AD2D56">
        <w:rPr>
          <w:rFonts w:ascii="Arial" w:eastAsia="sans-serif" w:hAnsi="Arial" w:cs="Arial"/>
          <w:sz w:val="22"/>
          <w:szCs w:val="22"/>
          <w:shd w:val="clear" w:color="auto" w:fill="FFFFFF"/>
          <w:lang w:val="en-US"/>
        </w:rPr>
        <w:t xml:space="preserve"> and PPDA), performance monitoring (by PPDA as the regulator), transparency monitoring by the citizens and Civil Society organizations </w:t>
      </w:r>
      <w:r w:rsidR="00374C99" w:rsidRPr="00AD2D56">
        <w:rPr>
          <w:rFonts w:ascii="Arial" w:eastAsia="sans-serif" w:hAnsi="Arial" w:cs="Arial"/>
          <w:sz w:val="22"/>
          <w:szCs w:val="22"/>
          <w:shd w:val="clear" w:color="auto" w:fill="FFFFFF"/>
          <w:lang w:val="en-US"/>
        </w:rPr>
        <w:t xml:space="preserve">(CSOs), the media and providers. </w:t>
      </w:r>
    </w:p>
    <w:p w14:paraId="15A8336B" w14:textId="6A2E0843" w:rsidR="0019683D" w:rsidRDefault="0019683D" w:rsidP="00057158">
      <w:pPr>
        <w:spacing w:line="360" w:lineRule="auto"/>
        <w:jc w:val="both"/>
        <w:rPr>
          <w:ins w:id="55" w:author="Cengkuru Michael" w:date="2023-06-27T07:47:00Z"/>
          <w:rFonts w:ascii="Arial" w:hAnsi="Arial" w:cs="Arial"/>
          <w:b/>
          <w:bCs/>
          <w:sz w:val="22"/>
          <w:szCs w:val="22"/>
          <w:lang w:val="en-US"/>
        </w:rPr>
      </w:pPr>
      <w:moveToRangeStart w:id="56" w:author="Cengkuru Michael" w:date="2023-06-27T07:47:00Z" w:name="move138744479"/>
      <w:moveTo w:id="57" w:author="Cengkuru Michael" w:date="2023-06-27T07:47:00Z">
        <w:r>
          <w:rPr>
            <w:rFonts w:ascii="Arial" w:eastAsia="SimSun" w:hAnsi="Arial" w:cs="Arial"/>
            <w:noProof/>
            <w:sz w:val="22"/>
            <w:szCs w:val="22"/>
            <w:lang w:val="en-US"/>
            <w14:ligatures w14:val="none"/>
          </w:rPr>
          <w:drawing>
            <wp:inline distT="0" distB="0" distL="0" distR="0" wp14:anchorId="02FFD985" wp14:editId="214DA4C1">
              <wp:extent cx="5731510" cy="2579370"/>
              <wp:effectExtent l="0" t="0" r="0" b="0"/>
              <wp:docPr id="671748336" name="Picture 67174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9588" name="Picture 19444795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moveTo>
      <w:moveToRangeEnd w:id="56"/>
    </w:p>
    <w:p w14:paraId="2DBCCD8E" w14:textId="1DD69A2E" w:rsidR="0019683D" w:rsidRPr="0019683D" w:rsidRDefault="0019683D" w:rsidP="0019683D">
      <w:pPr>
        <w:spacing w:line="360" w:lineRule="auto"/>
        <w:jc w:val="center"/>
        <w:rPr>
          <w:rFonts w:ascii="Arial" w:hAnsi="Arial" w:cs="Arial"/>
          <w:i/>
          <w:iCs/>
          <w:sz w:val="20"/>
          <w:szCs w:val="20"/>
          <w:lang w:val="en-US"/>
          <w:rPrChange w:id="58" w:author="Cengkuru Michael" w:date="2023-06-27T07:48:00Z">
            <w:rPr>
              <w:rFonts w:ascii="Arial" w:hAnsi="Arial" w:cs="Arial"/>
              <w:b/>
              <w:bCs/>
              <w:sz w:val="22"/>
              <w:szCs w:val="22"/>
              <w:lang w:val="en-US"/>
            </w:rPr>
          </w:rPrChange>
        </w:rPr>
        <w:pPrChange w:id="59" w:author="Cengkuru Michael" w:date="2023-06-27T07:48:00Z">
          <w:pPr>
            <w:spacing w:line="360" w:lineRule="auto"/>
            <w:jc w:val="both"/>
          </w:pPr>
        </w:pPrChange>
      </w:pPr>
      <w:ins w:id="60" w:author="Cengkuru Michael" w:date="2023-06-27T07:47:00Z">
        <w:r w:rsidRPr="0019683D">
          <w:rPr>
            <w:rFonts w:ascii="Arial" w:hAnsi="Arial" w:cs="Arial"/>
            <w:i/>
            <w:iCs/>
            <w:sz w:val="20"/>
            <w:szCs w:val="20"/>
            <w:lang w:val="en-US"/>
            <w:rPrChange w:id="61" w:author="Cengkuru Michael" w:date="2023-06-27T07:48:00Z">
              <w:rPr>
                <w:rFonts w:ascii="Arial" w:hAnsi="Arial" w:cs="Arial"/>
                <w:b/>
                <w:bCs/>
                <w:sz w:val="22"/>
                <w:szCs w:val="22"/>
                <w:lang w:val="en-US"/>
              </w:rPr>
            </w:rPrChange>
          </w:rPr>
          <w:t>The Analytical Dashboar</w:t>
        </w:r>
      </w:ins>
      <w:ins w:id="62" w:author="Cengkuru Michael" w:date="2023-06-27T07:48:00Z">
        <w:r w:rsidRPr="0019683D">
          <w:rPr>
            <w:rFonts w:ascii="Arial" w:hAnsi="Arial" w:cs="Arial"/>
            <w:i/>
            <w:iCs/>
            <w:sz w:val="20"/>
            <w:szCs w:val="20"/>
            <w:lang w:val="en-US"/>
            <w:rPrChange w:id="63" w:author="Cengkuru Michael" w:date="2023-06-27T07:48:00Z">
              <w:rPr>
                <w:rFonts w:ascii="Arial" w:hAnsi="Arial" w:cs="Arial"/>
                <w:b/>
                <w:bCs/>
                <w:sz w:val="22"/>
                <w:szCs w:val="22"/>
                <w:lang w:val="en-US"/>
              </w:rPr>
            </w:rPrChange>
          </w:rPr>
          <w:t>d</w:t>
        </w:r>
      </w:ins>
    </w:p>
    <w:p w14:paraId="6E229C07" w14:textId="77777777" w:rsidR="00666956" w:rsidRPr="00AD2D56" w:rsidRDefault="00666956" w:rsidP="00057158">
      <w:pPr>
        <w:jc w:val="both"/>
        <w:rPr>
          <w:rFonts w:ascii="Arial" w:hAnsi="Arial" w:cs="Arial"/>
          <w:b/>
          <w:bCs/>
          <w:sz w:val="22"/>
          <w:szCs w:val="22"/>
          <w:lang w:val="en-US"/>
        </w:rPr>
      </w:pPr>
    </w:p>
    <w:p w14:paraId="40C89A53" w14:textId="77777777" w:rsidR="00666956" w:rsidRPr="00AD2D56" w:rsidRDefault="00F957A5" w:rsidP="00057158">
      <w:pPr>
        <w:pStyle w:val="Heading2"/>
        <w:jc w:val="both"/>
        <w:rPr>
          <w:rFonts w:eastAsia="Times New Roman" w:cs="Arial"/>
          <w:b/>
          <w:bCs/>
          <w:color w:val="auto"/>
          <w:sz w:val="22"/>
          <w:szCs w:val="22"/>
          <w:lang w:val="en-US" w:eastAsia="en-GB"/>
        </w:rPr>
      </w:pPr>
      <w:bookmarkStart w:id="64" w:name="_Toc138691226"/>
      <w:bookmarkStart w:id="65" w:name="_Toc8436"/>
      <w:r w:rsidRPr="00AD2D56">
        <w:rPr>
          <w:rFonts w:cs="Arial"/>
          <w:b/>
          <w:bCs/>
          <w:color w:val="auto"/>
          <w:sz w:val="22"/>
          <w:szCs w:val="22"/>
          <w:lang w:val="en-US"/>
        </w:rPr>
        <w:t>4.2 Use Cases</w:t>
      </w:r>
      <w:r w:rsidRPr="00AD2D56">
        <w:rPr>
          <w:rFonts w:eastAsia="Times New Roman" w:cs="Arial"/>
          <w:b/>
          <w:bCs/>
          <w:color w:val="auto"/>
          <w:sz w:val="22"/>
          <w:szCs w:val="22"/>
          <w:lang w:val="en-US" w:eastAsia="en-GB"/>
        </w:rPr>
        <w:t xml:space="preserve"> Identification</w:t>
      </w:r>
      <w:bookmarkEnd w:id="64"/>
      <w:r w:rsidRPr="00AD2D56">
        <w:rPr>
          <w:rFonts w:eastAsia="Times New Roman" w:cs="Arial"/>
          <w:b/>
          <w:bCs/>
          <w:color w:val="auto"/>
          <w:sz w:val="22"/>
          <w:szCs w:val="22"/>
          <w:lang w:val="en-US" w:eastAsia="en-GB"/>
        </w:rPr>
        <w:t> </w:t>
      </w:r>
      <w:bookmarkEnd w:id="65"/>
    </w:p>
    <w:p w14:paraId="6AD53DA3" w14:textId="77777777" w:rsidR="00666956" w:rsidRPr="00AD2D56" w:rsidRDefault="00666956" w:rsidP="00057158">
      <w:pPr>
        <w:jc w:val="both"/>
        <w:rPr>
          <w:rFonts w:ascii="Arial" w:eastAsia="Times New Roman" w:hAnsi="Arial" w:cs="Arial"/>
          <w:b/>
          <w:bCs/>
          <w:sz w:val="22"/>
          <w:szCs w:val="22"/>
          <w:lang w:val="en-US" w:eastAsia="en-GB"/>
        </w:rPr>
      </w:pPr>
    </w:p>
    <w:p w14:paraId="11AA8E1A" w14:textId="77777777" w:rsidR="00666956" w:rsidRPr="00AD2D56" w:rsidRDefault="00F957A5" w:rsidP="00057158">
      <w:pPr>
        <w:spacing w:line="360" w:lineRule="auto"/>
        <w:jc w:val="both"/>
        <w:textAlignment w:val="baseline"/>
        <w:rPr>
          <w:rFonts w:ascii="Arial" w:eastAsia="SimSun" w:hAnsi="Arial" w:cs="Arial"/>
          <w:sz w:val="22"/>
          <w:szCs w:val="22"/>
          <w:lang w:eastAsia="zh-CN"/>
        </w:rPr>
      </w:pPr>
      <w:r w:rsidRPr="00AD2D56">
        <w:rPr>
          <w:rStyle w:val="Strong"/>
          <w:rFonts w:ascii="Arial" w:eastAsia="Georgia" w:hAnsi="Arial" w:cs="Arial"/>
          <w:b w:val="0"/>
          <w:bCs w:val="0"/>
          <w:sz w:val="22"/>
          <w:szCs w:val="22"/>
          <w:shd w:val="clear" w:color="auto" w:fill="FFFFFF"/>
        </w:rPr>
        <w:t>Procurement analytics use cases</w:t>
      </w:r>
      <w:r w:rsidRPr="00AD2D56">
        <w:rPr>
          <w:rFonts w:ascii="Arial" w:eastAsia="Georgia" w:hAnsi="Arial" w:cs="Arial"/>
          <w:sz w:val="22"/>
          <w:szCs w:val="22"/>
          <w:shd w:val="clear" w:color="auto" w:fill="FFFFFF"/>
        </w:rPr>
        <w:t> can be initiated by utilizing dashboards to track </w:t>
      </w:r>
      <w:r w:rsidRPr="00AD2D56">
        <w:rPr>
          <w:rStyle w:val="Strong"/>
          <w:rFonts w:ascii="Arial" w:eastAsia="Georgia" w:hAnsi="Arial" w:cs="Arial"/>
          <w:b w:val="0"/>
          <w:bCs w:val="0"/>
          <w:sz w:val="22"/>
          <w:szCs w:val="22"/>
          <w:shd w:val="clear" w:color="auto" w:fill="FFFFFF"/>
        </w:rPr>
        <w:t>key performance indicators (KPIs)</w:t>
      </w:r>
      <w:r w:rsidRPr="00AD2D56">
        <w:rPr>
          <w:rStyle w:val="Strong"/>
          <w:rFonts w:ascii="Arial" w:eastAsia="Georgia" w:hAnsi="Arial" w:cs="Arial"/>
          <w:b w:val="0"/>
          <w:bCs w:val="0"/>
          <w:sz w:val="22"/>
          <w:szCs w:val="22"/>
          <w:shd w:val="clear" w:color="auto" w:fill="FFFFFF"/>
          <w:lang w:val="en-US"/>
        </w:rPr>
        <w:t xml:space="preserve"> </w:t>
      </w:r>
      <w:r w:rsidRPr="00AD2D56">
        <w:rPr>
          <w:rFonts w:ascii="Arial" w:eastAsia="Georgia" w:hAnsi="Arial" w:cs="Arial"/>
          <w:sz w:val="22"/>
          <w:szCs w:val="22"/>
          <w:shd w:val="clear" w:color="auto" w:fill="FFFFFF"/>
        </w:rPr>
        <w:t>in order to measure the</w:t>
      </w:r>
      <w:r w:rsidRPr="00AD2D56">
        <w:rPr>
          <w:rStyle w:val="Strong"/>
          <w:rFonts w:ascii="Arial" w:eastAsia="Georgia" w:hAnsi="Arial" w:cs="Arial"/>
          <w:b w:val="0"/>
          <w:bCs w:val="0"/>
          <w:sz w:val="22"/>
          <w:szCs w:val="22"/>
          <w:shd w:val="clear" w:color="auto" w:fill="FFFFFF"/>
        </w:rPr>
        <w:t> impact of decisions</w:t>
      </w:r>
      <w:r w:rsidRPr="00AD2D56">
        <w:rPr>
          <w:rFonts w:ascii="Arial" w:eastAsia="Georgia" w:hAnsi="Arial" w:cs="Arial"/>
          <w:sz w:val="22"/>
          <w:szCs w:val="22"/>
          <w:shd w:val="clear" w:color="auto" w:fill="FFFFFF"/>
        </w:rPr>
        <w:t xml:space="preserve"> and related activities. </w:t>
      </w:r>
      <w:r w:rsidRPr="00AD2D56">
        <w:rPr>
          <w:rFonts w:ascii="Arial" w:eastAsia="Georgia" w:hAnsi="Arial" w:cs="Arial"/>
          <w:sz w:val="22"/>
          <w:szCs w:val="22"/>
          <w:shd w:val="clear" w:color="auto" w:fill="FFFFFF"/>
          <w:lang w:val="en-US"/>
        </w:rPr>
        <w:t xml:space="preserve">Following a </w:t>
      </w:r>
      <w:r w:rsidRPr="00AD2D56">
        <w:rPr>
          <w:rFonts w:ascii="Arial" w:eastAsia="Times New Roman" w:hAnsi="Arial" w:cs="Arial"/>
          <w:sz w:val="22"/>
          <w:szCs w:val="22"/>
          <w:lang w:val="en-US" w:eastAsia="en-GB"/>
        </w:rPr>
        <w:t xml:space="preserve">structured approach to use case identification, including stakeholder consultation and prioritization, the developed analytical dashboard will address the most critical needs of the users and deliver valuable insights for decision-making. Accordingly, the </w:t>
      </w:r>
      <w:r w:rsidRPr="00AD2D56">
        <w:rPr>
          <w:rFonts w:ascii="Arial" w:eastAsia="Georgia" w:hAnsi="Arial" w:cs="Arial"/>
          <w:sz w:val="22"/>
          <w:szCs w:val="22"/>
          <w:shd w:val="clear" w:color="auto" w:fill="FFFFFF"/>
          <w:lang w:val="en-US"/>
        </w:rPr>
        <w:t xml:space="preserve">following </w:t>
      </w:r>
      <w:r w:rsidRPr="00AD2D56">
        <w:rPr>
          <w:rFonts w:ascii="Arial" w:eastAsia="SimSun" w:hAnsi="Arial" w:cs="Arial"/>
          <w:sz w:val="22"/>
          <w:szCs w:val="22"/>
        </w:rPr>
        <w:t xml:space="preserve">use cases </w:t>
      </w:r>
      <w:r w:rsidRPr="00AD2D56">
        <w:rPr>
          <w:rFonts w:ascii="Arial" w:eastAsia="SimSun" w:hAnsi="Arial" w:cs="Arial"/>
          <w:sz w:val="22"/>
          <w:szCs w:val="22"/>
          <w:lang w:val="en-US"/>
        </w:rPr>
        <w:t xml:space="preserve">are worth mentioning and </w:t>
      </w:r>
      <w:r w:rsidRPr="00AD2D56">
        <w:rPr>
          <w:rFonts w:ascii="Arial" w:eastAsia="SimSun" w:hAnsi="Arial" w:cs="Arial"/>
          <w:sz w:val="22"/>
          <w:szCs w:val="22"/>
        </w:rPr>
        <w:t>shar</w:t>
      </w:r>
      <w:proofErr w:type="spellStart"/>
      <w:r w:rsidRPr="00AD2D56">
        <w:rPr>
          <w:rFonts w:ascii="Arial" w:eastAsia="SimSun" w:hAnsi="Arial" w:cs="Arial"/>
          <w:sz w:val="22"/>
          <w:szCs w:val="22"/>
          <w:lang w:val="en-US"/>
        </w:rPr>
        <w:t>ing</w:t>
      </w:r>
      <w:proofErr w:type="spellEnd"/>
      <w:r w:rsidRPr="00AD2D56">
        <w:rPr>
          <w:rFonts w:ascii="Arial" w:eastAsia="SimSun" w:hAnsi="Arial" w:cs="Arial"/>
          <w:sz w:val="22"/>
          <w:szCs w:val="22"/>
          <w:lang w:val="en-US"/>
        </w:rPr>
        <w:t xml:space="preserve"> </w:t>
      </w:r>
      <w:r w:rsidRPr="00AD2D56">
        <w:rPr>
          <w:rFonts w:ascii="Arial" w:eastAsia="SimSun" w:hAnsi="Arial" w:cs="Arial"/>
          <w:sz w:val="22"/>
          <w:szCs w:val="22"/>
        </w:rPr>
        <w:t>with stakeholders for consideration.</w:t>
      </w:r>
    </w:p>
    <w:p w14:paraId="4140922B" w14:textId="77777777" w:rsidR="006C5DE9" w:rsidRPr="00AD2D56" w:rsidRDefault="006C5DE9" w:rsidP="00057158">
      <w:pPr>
        <w:spacing w:line="360" w:lineRule="auto"/>
        <w:jc w:val="both"/>
        <w:textAlignment w:val="baseline"/>
        <w:rPr>
          <w:rFonts w:ascii="Arial" w:eastAsia="SimSun" w:hAnsi="Arial" w:cs="Arial"/>
          <w:sz w:val="22"/>
          <w:szCs w:val="22"/>
          <w:lang w:eastAsia="zh-CN"/>
        </w:rPr>
      </w:pPr>
    </w:p>
    <w:tbl>
      <w:tblPr>
        <w:tblStyle w:val="TableGrid"/>
        <w:tblW w:w="0" w:type="auto"/>
        <w:tblLook w:val="04A0" w:firstRow="1" w:lastRow="0" w:firstColumn="1" w:lastColumn="0" w:noHBand="0" w:noVBand="1"/>
      </w:tblPr>
      <w:tblGrid>
        <w:gridCol w:w="9016"/>
      </w:tblGrid>
      <w:tr w:rsidR="00377CA9" w:rsidRPr="00AD2D56" w14:paraId="041FFD30" w14:textId="77777777">
        <w:tc>
          <w:tcPr>
            <w:tcW w:w="9242" w:type="dxa"/>
          </w:tcPr>
          <w:p w14:paraId="571A46E6" w14:textId="77777777" w:rsidR="00666956" w:rsidRPr="00AD2D56" w:rsidRDefault="00F957A5" w:rsidP="00057158">
            <w:pPr>
              <w:spacing w:line="360" w:lineRule="auto"/>
              <w:jc w:val="both"/>
              <w:textAlignment w:val="baseline"/>
              <w:rPr>
                <w:rFonts w:ascii="Arial" w:eastAsia="SimSun" w:hAnsi="Arial" w:cs="Arial"/>
                <w:b/>
                <w:bCs/>
                <w:sz w:val="22"/>
                <w:szCs w:val="22"/>
                <w:lang w:val="en-US" w:eastAsia="en-GB"/>
              </w:rPr>
            </w:pPr>
            <w:r w:rsidRPr="00AD2D56">
              <w:rPr>
                <w:rStyle w:val="Strong"/>
                <w:rFonts w:ascii="Arial" w:eastAsia="Georgia" w:hAnsi="Arial" w:cs="Arial"/>
                <w:sz w:val="22"/>
                <w:szCs w:val="22"/>
                <w:shd w:val="clear" w:color="auto" w:fill="FFFFFF"/>
                <w:lang w:val="en-US"/>
              </w:rPr>
              <w:t xml:space="preserve">Use Case 1 - Bench-marking </w:t>
            </w:r>
            <w:proofErr w:type="gramStart"/>
            <w:r w:rsidRPr="00AD2D56">
              <w:rPr>
                <w:rStyle w:val="Strong"/>
                <w:rFonts w:ascii="Arial" w:eastAsia="Georgia" w:hAnsi="Arial" w:cs="Arial"/>
                <w:sz w:val="22"/>
                <w:szCs w:val="22"/>
                <w:shd w:val="clear" w:color="auto" w:fill="FFFFFF"/>
                <w:lang w:val="en-US"/>
              </w:rPr>
              <w:t>performance</w:t>
            </w:r>
            <w:proofErr w:type="gramEnd"/>
          </w:p>
          <w:p w14:paraId="261EBC06" w14:textId="43648F0C" w:rsidR="00666956" w:rsidRPr="00AD2D56" w:rsidRDefault="00F957A5" w:rsidP="00057158">
            <w:pPr>
              <w:spacing w:line="360" w:lineRule="auto"/>
              <w:jc w:val="both"/>
              <w:textAlignment w:val="baseline"/>
              <w:rPr>
                <w:rFonts w:ascii="Arial" w:eastAsia="SimSun" w:hAnsi="Arial" w:cs="Arial"/>
                <w:i/>
                <w:iCs/>
                <w:sz w:val="22"/>
                <w:szCs w:val="22"/>
                <w:lang w:val="en-US"/>
              </w:rPr>
            </w:pPr>
            <w:r w:rsidRPr="00AD2D56">
              <w:rPr>
                <w:rFonts w:ascii="Arial" w:eastAsia="Georgia" w:hAnsi="Arial" w:cs="Arial"/>
                <w:sz w:val="22"/>
                <w:szCs w:val="22"/>
                <w:shd w:val="clear" w:color="auto" w:fill="FFFFFF"/>
              </w:rPr>
              <w:t xml:space="preserve">One </w:t>
            </w:r>
            <w:r w:rsidRPr="00AD2D56">
              <w:rPr>
                <w:rFonts w:ascii="Arial" w:eastAsia="Georgia" w:hAnsi="Arial" w:cs="Arial"/>
                <w:sz w:val="22"/>
                <w:szCs w:val="22"/>
                <w:shd w:val="clear" w:color="auto" w:fill="FFFFFF"/>
                <w:lang w:val="en-US"/>
              </w:rPr>
              <w:t>key t</w:t>
            </w:r>
            <w:r w:rsidRPr="00AD2D56">
              <w:rPr>
                <w:rFonts w:ascii="Arial" w:eastAsia="Georgia" w:hAnsi="Arial" w:cs="Arial"/>
                <w:sz w:val="22"/>
                <w:szCs w:val="22"/>
                <w:shd w:val="clear" w:color="auto" w:fill="FFFFFF"/>
              </w:rPr>
              <w:t xml:space="preserve">ask </w:t>
            </w:r>
            <w:r w:rsidRPr="00AD2D56">
              <w:rPr>
                <w:rFonts w:ascii="Arial" w:eastAsia="Georgia" w:hAnsi="Arial" w:cs="Arial"/>
                <w:sz w:val="22"/>
                <w:szCs w:val="22"/>
                <w:shd w:val="clear" w:color="auto" w:fill="FFFFFF"/>
                <w:lang w:val="en-US"/>
              </w:rPr>
              <w:t xml:space="preserve">for Procurement professionals </w:t>
            </w:r>
            <w:r w:rsidRPr="00AD2D56">
              <w:rPr>
                <w:rFonts w:ascii="Arial" w:eastAsia="Georgia" w:hAnsi="Arial" w:cs="Arial"/>
                <w:sz w:val="22"/>
                <w:szCs w:val="22"/>
                <w:shd w:val="clear" w:color="auto" w:fill="FFFFFF"/>
              </w:rPr>
              <w:t>is to identify the procurement spend and savings</w:t>
            </w:r>
            <w:r w:rsidRPr="00AD2D56">
              <w:rPr>
                <w:rFonts w:ascii="Arial" w:eastAsia="Georgia" w:hAnsi="Arial" w:cs="Arial"/>
                <w:sz w:val="22"/>
                <w:szCs w:val="22"/>
                <w:shd w:val="clear" w:color="auto" w:fill="FFFFFF"/>
                <w:lang w:val="en-US"/>
              </w:rPr>
              <w:t xml:space="preserve"> across di</w:t>
            </w:r>
            <w:r w:rsidR="006C5DE9" w:rsidRPr="00AD2D56">
              <w:rPr>
                <w:rFonts w:ascii="Arial" w:eastAsia="Georgia" w:hAnsi="Arial" w:cs="Arial"/>
                <w:sz w:val="22"/>
                <w:szCs w:val="22"/>
                <w:shd w:val="clear" w:color="auto" w:fill="FFFFFF"/>
                <w:lang w:val="en-US"/>
              </w:rPr>
              <w:t>fferent procurement items, and</w:t>
            </w:r>
            <w:r w:rsidRPr="00AD2D56">
              <w:rPr>
                <w:rFonts w:ascii="Arial" w:eastAsia="Georgia" w:hAnsi="Arial" w:cs="Arial"/>
                <w:sz w:val="22"/>
                <w:szCs w:val="22"/>
                <w:shd w:val="clear" w:color="auto" w:fill="FFFFFF"/>
              </w:rPr>
              <w:t xml:space="preserve"> </w:t>
            </w:r>
            <w:r w:rsidRPr="00AD2D56">
              <w:rPr>
                <w:rStyle w:val="Strong"/>
                <w:rFonts w:ascii="Arial" w:eastAsia="Georgia" w:hAnsi="Arial" w:cs="Arial"/>
                <w:b w:val="0"/>
                <w:bCs w:val="0"/>
                <w:sz w:val="22"/>
                <w:szCs w:val="22"/>
                <w:shd w:val="clear" w:color="auto" w:fill="FFFFFF"/>
              </w:rPr>
              <w:t xml:space="preserve">Spend analysis </w:t>
            </w:r>
            <w:r w:rsidRPr="00AD2D56">
              <w:rPr>
                <w:rStyle w:val="Strong"/>
                <w:rFonts w:ascii="Arial" w:eastAsia="Georgia" w:hAnsi="Arial" w:cs="Arial"/>
                <w:b w:val="0"/>
                <w:bCs w:val="0"/>
                <w:sz w:val="22"/>
                <w:szCs w:val="22"/>
                <w:shd w:val="clear" w:color="auto" w:fill="FFFFFF"/>
                <w:lang w:val="en-US"/>
              </w:rPr>
              <w:t xml:space="preserve">and </w:t>
            </w:r>
            <w:r w:rsidRPr="00AD2D56">
              <w:rPr>
                <w:rStyle w:val="Strong"/>
                <w:rFonts w:ascii="Arial" w:eastAsia="Georgia" w:hAnsi="Arial" w:cs="Arial"/>
                <w:b w:val="0"/>
                <w:bCs w:val="0"/>
                <w:sz w:val="22"/>
                <w:szCs w:val="22"/>
                <w:shd w:val="clear" w:color="auto" w:fill="FFFFFF"/>
              </w:rPr>
              <w:t>visibility</w:t>
            </w:r>
            <w:r w:rsidRPr="00AD2D56">
              <w:rPr>
                <w:rStyle w:val="Strong"/>
                <w:rFonts w:ascii="Arial" w:eastAsia="Georgia" w:hAnsi="Arial" w:cs="Arial"/>
                <w:b w:val="0"/>
                <w:bCs w:val="0"/>
                <w:sz w:val="22"/>
                <w:szCs w:val="22"/>
                <w:shd w:val="clear" w:color="auto" w:fill="FFFFFF"/>
                <w:lang w:val="en-US"/>
              </w:rPr>
              <w:t xml:space="preserve"> helps policy makers </w:t>
            </w:r>
            <w:r w:rsidRPr="00AD2D56">
              <w:rPr>
                <w:rFonts w:ascii="Arial" w:eastAsia="Georgia" w:hAnsi="Arial" w:cs="Arial"/>
                <w:sz w:val="22"/>
                <w:szCs w:val="22"/>
                <w:shd w:val="clear" w:color="auto" w:fill="FFFFFF"/>
                <w:lang w:val="en-US"/>
              </w:rPr>
              <w:t xml:space="preserve">to </w:t>
            </w:r>
            <w:r w:rsidRPr="00AD2D56">
              <w:rPr>
                <w:rFonts w:ascii="Arial" w:eastAsia="Georgia" w:hAnsi="Arial" w:cs="Arial"/>
                <w:sz w:val="22"/>
                <w:szCs w:val="22"/>
                <w:shd w:val="clear" w:color="auto" w:fill="FFFFFF"/>
              </w:rPr>
              <w:t xml:space="preserve">understand what </w:t>
            </w:r>
            <w:r w:rsidRPr="00AD2D56">
              <w:rPr>
                <w:rFonts w:ascii="Arial" w:eastAsia="Georgia" w:hAnsi="Arial" w:cs="Arial"/>
                <w:sz w:val="22"/>
                <w:szCs w:val="22"/>
                <w:shd w:val="clear" w:color="auto" w:fill="FFFFFF"/>
                <w:lang w:val="en-US"/>
              </w:rPr>
              <w:t xml:space="preserve">procurements (goods, services or works) are being acquired </w:t>
            </w:r>
            <w:r w:rsidRPr="00AD2D56">
              <w:rPr>
                <w:rFonts w:ascii="Arial" w:eastAsia="Georgia" w:hAnsi="Arial" w:cs="Arial"/>
                <w:sz w:val="22"/>
                <w:szCs w:val="22"/>
                <w:shd w:val="clear" w:color="auto" w:fill="FFFFFF"/>
                <w:lang w:val="en-US"/>
              </w:rPr>
              <w:lastRenderedPageBreak/>
              <w:t>across the procuring and disposing entities in the country. Through s</w:t>
            </w:r>
            <w:r w:rsidRPr="00AD2D56">
              <w:rPr>
                <w:rFonts w:ascii="Arial" w:eastAsia="Georgia" w:hAnsi="Arial" w:cs="Arial"/>
                <w:sz w:val="22"/>
                <w:szCs w:val="22"/>
                <w:shd w:val="clear" w:color="auto" w:fill="FFFFFF"/>
              </w:rPr>
              <w:t>pend analysis</w:t>
            </w:r>
            <w:r w:rsidRPr="00AD2D56">
              <w:rPr>
                <w:rFonts w:ascii="Arial" w:eastAsia="Georgia" w:hAnsi="Arial" w:cs="Arial"/>
                <w:sz w:val="22"/>
                <w:szCs w:val="22"/>
                <w:shd w:val="clear" w:color="auto" w:fill="FFFFFF"/>
                <w:lang w:val="en-US"/>
              </w:rPr>
              <w:t xml:space="preserve"> one </w:t>
            </w:r>
            <w:r w:rsidR="00FE168C" w:rsidRPr="00AD2D56">
              <w:rPr>
                <w:rFonts w:ascii="Arial" w:eastAsia="Georgia" w:hAnsi="Arial" w:cs="Arial"/>
                <w:sz w:val="22"/>
                <w:szCs w:val="22"/>
                <w:shd w:val="clear" w:color="auto" w:fill="FFFFFF"/>
                <w:lang w:val="en-US"/>
              </w:rPr>
              <w:t>can</w:t>
            </w:r>
            <w:r w:rsidRPr="00AD2D56">
              <w:rPr>
                <w:rFonts w:ascii="Arial" w:eastAsia="Georgia" w:hAnsi="Arial" w:cs="Arial"/>
                <w:sz w:val="22"/>
                <w:szCs w:val="22"/>
                <w:shd w:val="clear" w:color="auto" w:fill="FFFFFF"/>
                <w:lang w:val="en-US"/>
              </w:rPr>
              <w:t xml:space="preserve"> leverage </w:t>
            </w:r>
            <w:r w:rsidRPr="00AD2D56">
              <w:rPr>
                <w:rFonts w:ascii="Arial" w:eastAsia="Georgia" w:hAnsi="Arial" w:cs="Arial"/>
                <w:sz w:val="22"/>
                <w:szCs w:val="22"/>
                <w:shd w:val="clear" w:color="auto" w:fill="FFFFFF"/>
              </w:rPr>
              <w:t>data analytics to gain detailed insights into procurement activities and spending patterns.</w:t>
            </w:r>
            <w:r w:rsidRPr="00AD2D56">
              <w:rPr>
                <w:rFonts w:ascii="Arial" w:eastAsia="Georgia" w:hAnsi="Arial" w:cs="Arial"/>
                <w:sz w:val="22"/>
                <w:szCs w:val="22"/>
                <w:shd w:val="clear" w:color="auto" w:fill="FFFFFF"/>
                <w:lang w:val="en-GB"/>
              </w:rPr>
              <w:t xml:space="preserve"> </w:t>
            </w:r>
            <w:r w:rsidRPr="00AD2D56">
              <w:rPr>
                <w:rStyle w:val="Strong"/>
                <w:rFonts w:ascii="Arial" w:eastAsia="sans-serif" w:hAnsi="Arial" w:cs="Arial"/>
                <w:b w:val="0"/>
                <w:bCs w:val="0"/>
                <w:sz w:val="22"/>
                <w:szCs w:val="22"/>
                <w:shd w:val="clear" w:color="auto" w:fill="FFFFFF"/>
                <w:lang w:val="en-US"/>
              </w:rPr>
              <w:t>S</w:t>
            </w:r>
            <w:r w:rsidRPr="00AD2D56">
              <w:rPr>
                <w:rStyle w:val="Strong"/>
                <w:rFonts w:ascii="Arial" w:eastAsia="sans-serif" w:hAnsi="Arial" w:cs="Arial"/>
                <w:b w:val="0"/>
                <w:bCs w:val="0"/>
                <w:sz w:val="22"/>
                <w:szCs w:val="22"/>
                <w:shd w:val="clear" w:color="auto" w:fill="FFFFFF"/>
              </w:rPr>
              <w:t xml:space="preserve">pend analysis </w:t>
            </w:r>
            <w:r w:rsidRPr="00AD2D56">
              <w:rPr>
                <w:rStyle w:val="Strong"/>
                <w:rFonts w:ascii="Arial" w:eastAsia="sans-serif" w:hAnsi="Arial" w:cs="Arial"/>
                <w:b w:val="0"/>
                <w:bCs w:val="0"/>
                <w:sz w:val="22"/>
                <w:szCs w:val="22"/>
                <w:shd w:val="clear" w:color="auto" w:fill="FFFFFF"/>
                <w:lang w:val="en-US"/>
              </w:rPr>
              <w:t xml:space="preserve">will enable policy makers to </w:t>
            </w:r>
            <w:r w:rsidRPr="00AD2D56">
              <w:rPr>
                <w:rStyle w:val="Strong"/>
                <w:rFonts w:ascii="Arial" w:eastAsia="sans-serif" w:hAnsi="Arial" w:cs="Arial"/>
                <w:b w:val="0"/>
                <w:bCs w:val="0"/>
                <w:sz w:val="22"/>
                <w:szCs w:val="22"/>
                <w:shd w:val="clear" w:color="auto" w:fill="FFFFFF"/>
              </w:rPr>
              <w:t>pull</w:t>
            </w:r>
            <w:r w:rsidRPr="00AD2D56">
              <w:rPr>
                <w:rStyle w:val="Strong"/>
                <w:rFonts w:ascii="Arial" w:eastAsia="sans-serif" w:hAnsi="Arial" w:cs="Arial"/>
                <w:b w:val="0"/>
                <w:bCs w:val="0"/>
                <w:sz w:val="22"/>
                <w:szCs w:val="22"/>
                <w:shd w:val="clear" w:color="auto" w:fill="FFFFFF"/>
                <w:lang w:val="en-US"/>
              </w:rPr>
              <w:t xml:space="preserve"> </w:t>
            </w:r>
            <w:r w:rsidRPr="00AD2D56">
              <w:rPr>
                <w:rStyle w:val="Strong"/>
                <w:rFonts w:ascii="Arial" w:eastAsia="sans-serif" w:hAnsi="Arial" w:cs="Arial"/>
                <w:b w:val="0"/>
                <w:bCs w:val="0"/>
                <w:sz w:val="22"/>
                <w:szCs w:val="22"/>
                <w:shd w:val="clear" w:color="auto" w:fill="FFFFFF"/>
              </w:rPr>
              <w:t xml:space="preserve">together </w:t>
            </w:r>
            <w:r w:rsidRPr="00AD2D56">
              <w:rPr>
                <w:rStyle w:val="Strong"/>
                <w:rFonts w:ascii="Arial" w:eastAsia="sans-serif" w:hAnsi="Arial" w:cs="Arial"/>
                <w:b w:val="0"/>
                <w:bCs w:val="0"/>
                <w:sz w:val="22"/>
                <w:szCs w:val="22"/>
                <w:shd w:val="clear" w:color="auto" w:fill="FFFFFF"/>
                <w:lang w:val="en-US"/>
              </w:rPr>
              <w:t xml:space="preserve">government procurement </w:t>
            </w:r>
            <w:r w:rsidRPr="00AD2D56">
              <w:rPr>
                <w:rStyle w:val="Strong"/>
                <w:rFonts w:ascii="Arial" w:eastAsia="sans-serif" w:hAnsi="Arial" w:cs="Arial"/>
                <w:b w:val="0"/>
                <w:bCs w:val="0"/>
                <w:sz w:val="22"/>
                <w:szCs w:val="22"/>
                <w:shd w:val="clear" w:color="auto" w:fill="FFFFFF"/>
              </w:rPr>
              <w:t>data from all sources to</w:t>
            </w:r>
            <w:r w:rsidRPr="00AD2D56">
              <w:rPr>
                <w:rStyle w:val="Strong"/>
                <w:rFonts w:ascii="Arial" w:eastAsia="sans-serif" w:hAnsi="Arial" w:cs="Arial"/>
                <w:b w:val="0"/>
                <w:bCs w:val="0"/>
                <w:sz w:val="22"/>
                <w:szCs w:val="22"/>
                <w:shd w:val="clear" w:color="auto" w:fill="FFFFFF"/>
                <w:lang w:val="en-US"/>
              </w:rPr>
              <w:t xml:space="preserve"> </w:t>
            </w:r>
            <w:r w:rsidRPr="00AD2D56">
              <w:rPr>
                <w:rStyle w:val="Strong"/>
                <w:rFonts w:ascii="Arial" w:eastAsia="sans-serif" w:hAnsi="Arial" w:cs="Arial"/>
                <w:b w:val="0"/>
                <w:bCs w:val="0"/>
                <w:sz w:val="22"/>
                <w:szCs w:val="22"/>
                <w:shd w:val="clear" w:color="auto" w:fill="FFFFFF"/>
              </w:rPr>
              <w:t>improve efficiency, and build insight to inform future decisions</w:t>
            </w:r>
            <w:r w:rsidRPr="00AD2D56">
              <w:rPr>
                <w:rStyle w:val="Strong"/>
                <w:rFonts w:ascii="Arial" w:eastAsia="sans-serif" w:hAnsi="Arial" w:cs="Arial"/>
                <w:b w:val="0"/>
                <w:bCs w:val="0"/>
                <w:sz w:val="22"/>
                <w:szCs w:val="22"/>
                <w:shd w:val="clear" w:color="auto" w:fill="FFFFFF"/>
                <w:lang w:val="en-US"/>
              </w:rPr>
              <w:t xml:space="preserve"> by answering questions such as w</w:t>
            </w:r>
            <w:r w:rsidRPr="00AD2D56">
              <w:rPr>
                <w:rFonts w:ascii="Arial" w:eastAsia="sans-serif" w:hAnsi="Arial" w:cs="Arial"/>
                <w:sz w:val="22"/>
                <w:szCs w:val="22"/>
                <w:shd w:val="clear" w:color="auto" w:fill="FFFFFF"/>
              </w:rPr>
              <w:t xml:space="preserve">hat is being </w:t>
            </w:r>
            <w:r w:rsidRPr="00AD2D56">
              <w:rPr>
                <w:rFonts w:ascii="Arial" w:eastAsia="sans-serif" w:hAnsi="Arial" w:cs="Arial"/>
                <w:sz w:val="22"/>
                <w:szCs w:val="22"/>
                <w:shd w:val="clear" w:color="auto" w:fill="FFFFFF"/>
                <w:lang w:val="en-US"/>
              </w:rPr>
              <w:t xml:space="preserve">procured? </w:t>
            </w:r>
            <w:r w:rsidR="00FE168C" w:rsidRPr="00AD2D56">
              <w:rPr>
                <w:rFonts w:ascii="Arial" w:eastAsia="sans-serif" w:hAnsi="Arial" w:cs="Arial"/>
                <w:sz w:val="22"/>
                <w:szCs w:val="22"/>
                <w:shd w:val="clear" w:color="auto" w:fill="FFFFFF"/>
                <w:lang w:val="en-US"/>
              </w:rPr>
              <w:t>Who</w:t>
            </w:r>
            <w:r w:rsidR="00FE168C" w:rsidRPr="00AD2D56">
              <w:rPr>
                <w:rFonts w:ascii="Arial" w:eastAsia="sans-serif" w:hAnsi="Arial" w:cs="Arial"/>
                <w:sz w:val="22"/>
                <w:szCs w:val="22"/>
                <w:shd w:val="clear" w:color="auto" w:fill="FFFFFF"/>
              </w:rPr>
              <w:t>o</w:t>
            </w:r>
            <w:r w:rsidRPr="00AD2D56">
              <w:rPr>
                <w:rFonts w:ascii="Arial" w:eastAsia="sans-serif" w:hAnsi="Arial" w:cs="Arial"/>
                <w:sz w:val="22"/>
                <w:szCs w:val="22"/>
                <w:shd w:val="clear" w:color="auto" w:fill="FFFFFF"/>
              </w:rPr>
              <w:t xml:space="preserve"> is </w:t>
            </w:r>
            <w:r w:rsidR="00FE168C" w:rsidRPr="00AD2D56">
              <w:rPr>
                <w:rFonts w:ascii="Arial" w:eastAsia="sans-serif" w:hAnsi="Arial" w:cs="Arial"/>
                <w:sz w:val="22"/>
                <w:szCs w:val="22"/>
                <w:shd w:val="clear" w:color="auto" w:fill="FFFFFF"/>
                <w:lang w:val="en-US"/>
              </w:rPr>
              <w:t>procuring</w:t>
            </w:r>
            <w:r w:rsidRPr="00AD2D56">
              <w:rPr>
                <w:rFonts w:ascii="Arial" w:eastAsia="sans-serif" w:hAnsi="Arial" w:cs="Arial"/>
                <w:sz w:val="22"/>
                <w:szCs w:val="22"/>
                <w:shd w:val="clear" w:color="auto" w:fill="FFFFFF"/>
                <w:lang w:val="en-US"/>
              </w:rPr>
              <w:t xml:space="preserve">? </w:t>
            </w:r>
            <w:r w:rsidRPr="00AD2D56">
              <w:rPr>
                <w:rFonts w:ascii="Arial" w:eastAsia="sans-serif" w:hAnsi="Arial" w:cs="Arial"/>
                <w:sz w:val="22"/>
                <w:szCs w:val="22"/>
                <w:shd w:val="clear" w:color="auto" w:fill="FFFFFF"/>
              </w:rPr>
              <w:t xml:space="preserve">What is the purpose of the </w:t>
            </w:r>
            <w:r w:rsidR="00FE168C" w:rsidRPr="00AD2D56">
              <w:rPr>
                <w:rFonts w:ascii="Arial" w:eastAsia="sans-serif" w:hAnsi="Arial" w:cs="Arial"/>
                <w:sz w:val="22"/>
                <w:szCs w:val="22"/>
                <w:shd w:val="clear" w:color="auto" w:fill="FFFFFF"/>
                <w:lang w:val="en-US"/>
              </w:rPr>
              <w:t>procurement</w:t>
            </w:r>
            <w:r w:rsidRPr="00AD2D56">
              <w:rPr>
                <w:rFonts w:ascii="Arial" w:eastAsia="sans-serif" w:hAnsi="Arial" w:cs="Arial"/>
                <w:sz w:val="22"/>
                <w:szCs w:val="22"/>
                <w:shd w:val="clear" w:color="auto" w:fill="FFFFFF"/>
                <w:lang w:val="en-US"/>
              </w:rPr>
              <w:t xml:space="preserve">, </w:t>
            </w:r>
            <w:r w:rsidRPr="00AD2D56">
              <w:rPr>
                <w:rFonts w:ascii="Arial" w:eastAsia="sans-serif" w:hAnsi="Arial" w:cs="Arial"/>
                <w:sz w:val="22"/>
                <w:szCs w:val="22"/>
                <w:shd w:val="clear" w:color="auto" w:fill="FFFFFF"/>
              </w:rPr>
              <w:t xml:space="preserve">Who are the </w:t>
            </w:r>
            <w:r w:rsidRPr="00AD2D56">
              <w:rPr>
                <w:rFonts w:ascii="Arial" w:eastAsia="sans-serif" w:hAnsi="Arial" w:cs="Arial"/>
                <w:sz w:val="22"/>
                <w:szCs w:val="22"/>
                <w:shd w:val="clear" w:color="auto" w:fill="FFFFFF"/>
                <w:lang w:val="en-US"/>
              </w:rPr>
              <w:t xml:space="preserve">providers? </w:t>
            </w:r>
            <w:r w:rsidRPr="00AD2D56">
              <w:rPr>
                <w:rFonts w:ascii="Arial" w:eastAsia="sans-serif" w:hAnsi="Arial" w:cs="Arial"/>
                <w:sz w:val="22"/>
                <w:szCs w:val="22"/>
                <w:shd w:val="clear" w:color="auto" w:fill="FFFFFF"/>
              </w:rPr>
              <w:t xml:space="preserve">Are </w:t>
            </w:r>
            <w:r w:rsidRPr="00AD2D56">
              <w:rPr>
                <w:rFonts w:ascii="Arial" w:eastAsia="sans-serif" w:hAnsi="Arial" w:cs="Arial"/>
                <w:sz w:val="22"/>
                <w:szCs w:val="22"/>
                <w:shd w:val="clear" w:color="auto" w:fill="FFFFFF"/>
                <w:lang w:val="en-US"/>
              </w:rPr>
              <w:t xml:space="preserve">the requirements </w:t>
            </w:r>
            <w:r w:rsidRPr="00AD2D56">
              <w:rPr>
                <w:rFonts w:ascii="Arial" w:eastAsia="sans-serif" w:hAnsi="Arial" w:cs="Arial"/>
                <w:sz w:val="22"/>
                <w:szCs w:val="22"/>
                <w:shd w:val="clear" w:color="auto" w:fill="FFFFFF"/>
              </w:rPr>
              <w:t xml:space="preserve"> being delivered as promised? Quality assured? Fairly priced? Delivered in a timely manner?</w:t>
            </w:r>
            <w:r w:rsidRPr="00AD2D56">
              <w:rPr>
                <w:rFonts w:ascii="Arial" w:eastAsia="sans-serif" w:hAnsi="Arial" w:cs="Arial"/>
                <w:sz w:val="22"/>
                <w:szCs w:val="22"/>
                <w:shd w:val="clear" w:color="auto" w:fill="FFFFFF"/>
                <w:lang w:val="en-US"/>
              </w:rPr>
              <w:t xml:space="preserve"> </w:t>
            </w:r>
            <w:r w:rsidRPr="00AD2D56">
              <w:rPr>
                <w:rFonts w:ascii="Arial" w:eastAsia="Georgia" w:hAnsi="Arial" w:cs="Arial"/>
                <w:sz w:val="22"/>
                <w:szCs w:val="22"/>
                <w:shd w:val="clear" w:color="auto" w:fill="FFFFFF"/>
                <w:lang w:val="en-US"/>
              </w:rPr>
              <w:t xml:space="preserve">Therefore, by </w:t>
            </w:r>
            <w:r w:rsidRPr="00AD2D56">
              <w:rPr>
                <w:rFonts w:ascii="Arial" w:eastAsia="Georgia" w:hAnsi="Arial" w:cs="Arial"/>
                <w:sz w:val="22"/>
                <w:szCs w:val="22"/>
                <w:shd w:val="clear" w:color="auto" w:fill="FFFFFF"/>
              </w:rPr>
              <w:t xml:space="preserve">analyzing historical </w:t>
            </w:r>
            <w:r w:rsidRPr="00AD2D56">
              <w:rPr>
                <w:rFonts w:ascii="Arial" w:eastAsia="Georgia" w:hAnsi="Arial" w:cs="Arial"/>
                <w:sz w:val="22"/>
                <w:szCs w:val="22"/>
                <w:shd w:val="clear" w:color="auto" w:fill="FFFFFF"/>
                <w:lang w:val="en-US"/>
              </w:rPr>
              <w:t xml:space="preserve">procurement </w:t>
            </w:r>
            <w:r w:rsidRPr="00AD2D56">
              <w:rPr>
                <w:rFonts w:ascii="Arial" w:eastAsia="Georgia" w:hAnsi="Arial" w:cs="Arial"/>
                <w:sz w:val="22"/>
                <w:szCs w:val="22"/>
                <w:shd w:val="clear" w:color="auto" w:fill="FFFFFF"/>
              </w:rPr>
              <w:t>spend data</w:t>
            </w:r>
            <w:r w:rsidRPr="00AD2D56">
              <w:rPr>
                <w:rFonts w:ascii="Arial" w:eastAsia="Georgia" w:hAnsi="Arial" w:cs="Arial"/>
                <w:sz w:val="22"/>
                <w:szCs w:val="22"/>
                <w:shd w:val="clear" w:color="auto" w:fill="FFFFFF"/>
                <w:lang w:val="en-US"/>
              </w:rPr>
              <w:t>, P</w:t>
            </w:r>
            <w:r w:rsidRPr="00AD2D56">
              <w:rPr>
                <w:rFonts w:ascii="Arial" w:eastAsia="Georgia" w:hAnsi="Arial" w:cs="Arial"/>
                <w:sz w:val="22"/>
                <w:szCs w:val="22"/>
                <w:shd w:val="clear" w:color="auto" w:fill="FFFFFF"/>
              </w:rPr>
              <w:t>rocurement professionals can identify cost-saving opportunities</w:t>
            </w:r>
            <w:r w:rsidRPr="00AD2D56">
              <w:rPr>
                <w:rFonts w:ascii="Arial" w:eastAsia="Georgia" w:hAnsi="Arial" w:cs="Arial"/>
                <w:sz w:val="22"/>
                <w:szCs w:val="22"/>
                <w:shd w:val="clear" w:color="auto" w:fill="FFFFFF"/>
                <w:lang w:val="en-US"/>
              </w:rPr>
              <w:t xml:space="preserve"> through </w:t>
            </w:r>
            <w:r w:rsidRPr="00AD2D56">
              <w:rPr>
                <w:rFonts w:ascii="Arial" w:eastAsia="SimSun" w:hAnsi="Arial" w:cs="Arial"/>
                <w:sz w:val="22"/>
                <w:szCs w:val="22"/>
              </w:rPr>
              <w:t>aggregat</w:t>
            </w:r>
            <w:r w:rsidRPr="00AD2D56">
              <w:rPr>
                <w:rFonts w:ascii="Arial" w:eastAsia="SimSun" w:hAnsi="Arial" w:cs="Arial"/>
                <w:sz w:val="22"/>
                <w:szCs w:val="22"/>
                <w:lang w:val="en-US"/>
              </w:rPr>
              <w:t xml:space="preserve">ion of </w:t>
            </w:r>
            <w:r w:rsidRPr="00AD2D56">
              <w:rPr>
                <w:rFonts w:ascii="Arial" w:eastAsia="SimSun" w:hAnsi="Arial" w:cs="Arial"/>
                <w:sz w:val="22"/>
                <w:szCs w:val="22"/>
              </w:rPr>
              <w:t>requirements</w:t>
            </w:r>
            <w:r w:rsidRPr="00AD2D56">
              <w:rPr>
                <w:rFonts w:ascii="Arial" w:eastAsia="SimSun" w:hAnsi="Arial" w:cs="Arial"/>
                <w:sz w:val="22"/>
                <w:szCs w:val="22"/>
                <w:lang w:val="en-US"/>
              </w:rPr>
              <w:t xml:space="preserve">, </w:t>
            </w:r>
            <w:r w:rsidRPr="00AD2D56">
              <w:rPr>
                <w:rFonts w:ascii="Arial" w:eastAsia="SimSun" w:hAnsi="Arial" w:cs="Arial"/>
                <w:sz w:val="22"/>
                <w:szCs w:val="22"/>
              </w:rPr>
              <w:t xml:space="preserve">where possible, both within the </w:t>
            </w:r>
            <w:r w:rsidRPr="00AD2D56">
              <w:rPr>
                <w:rFonts w:ascii="Arial" w:eastAsia="SimSun" w:hAnsi="Arial" w:cs="Arial"/>
                <w:sz w:val="22"/>
                <w:szCs w:val="22"/>
                <w:lang w:val="en-US"/>
              </w:rPr>
              <w:t xml:space="preserve">entity </w:t>
            </w:r>
            <w:r w:rsidRPr="00AD2D56">
              <w:rPr>
                <w:rFonts w:ascii="Arial" w:eastAsia="SimSun" w:hAnsi="Arial" w:cs="Arial"/>
                <w:sz w:val="22"/>
                <w:szCs w:val="22"/>
              </w:rPr>
              <w:t xml:space="preserve">and between </w:t>
            </w:r>
            <w:r w:rsidRPr="00AD2D56">
              <w:rPr>
                <w:rFonts w:ascii="Arial" w:eastAsia="SimSun" w:hAnsi="Arial" w:cs="Arial"/>
                <w:sz w:val="22"/>
                <w:szCs w:val="22"/>
                <w:lang w:val="en-US"/>
              </w:rPr>
              <w:t xml:space="preserve">entities </w:t>
            </w:r>
            <w:r w:rsidRPr="00AD2D56">
              <w:rPr>
                <w:rFonts w:ascii="Arial" w:eastAsia="SimSun" w:hAnsi="Arial" w:cs="Arial"/>
                <w:sz w:val="22"/>
                <w:szCs w:val="22"/>
              </w:rPr>
              <w:t>to obtain value for money and to reduce procurement cost</w:t>
            </w:r>
            <w:r w:rsidRPr="00AD2D56">
              <w:rPr>
                <w:rFonts w:ascii="Arial" w:eastAsia="SimSun" w:hAnsi="Arial" w:cs="Arial"/>
                <w:sz w:val="22"/>
                <w:szCs w:val="22"/>
                <w:lang w:val="en-US"/>
              </w:rPr>
              <w:t xml:space="preserve">. </w:t>
            </w:r>
          </w:p>
        </w:tc>
      </w:tr>
    </w:tbl>
    <w:p w14:paraId="5A40C718" w14:textId="77777777" w:rsidR="00666956" w:rsidRPr="00AD2D56" w:rsidRDefault="00666956" w:rsidP="00057158">
      <w:pPr>
        <w:spacing w:line="360" w:lineRule="auto"/>
        <w:jc w:val="both"/>
        <w:textAlignment w:val="baseline"/>
        <w:rPr>
          <w:rFonts w:ascii="Arial" w:eastAsia="Georgia" w:hAnsi="Arial" w:cs="Arial"/>
          <w:sz w:val="22"/>
          <w:szCs w:val="22"/>
          <w:shd w:val="clear" w:color="auto" w:fill="FFFFFF"/>
          <w:lang w:val="en-US"/>
        </w:rPr>
      </w:pPr>
    </w:p>
    <w:p w14:paraId="65344606" w14:textId="77777777" w:rsidR="006C5DE9" w:rsidRPr="00AD2D56" w:rsidRDefault="006C5DE9" w:rsidP="00057158">
      <w:pPr>
        <w:spacing w:line="360" w:lineRule="auto"/>
        <w:jc w:val="both"/>
        <w:textAlignment w:val="baseline"/>
        <w:rPr>
          <w:rFonts w:ascii="Arial" w:eastAsia="Georgia" w:hAnsi="Arial" w:cs="Arial"/>
          <w:sz w:val="22"/>
          <w:szCs w:val="22"/>
          <w:shd w:val="clear" w:color="auto" w:fill="FFFFFF"/>
          <w:lang w:val="en-US"/>
        </w:rPr>
      </w:pPr>
    </w:p>
    <w:tbl>
      <w:tblPr>
        <w:tblStyle w:val="TableGrid"/>
        <w:tblW w:w="0" w:type="auto"/>
        <w:tblLook w:val="04A0" w:firstRow="1" w:lastRow="0" w:firstColumn="1" w:lastColumn="0" w:noHBand="0" w:noVBand="1"/>
      </w:tblPr>
      <w:tblGrid>
        <w:gridCol w:w="9016"/>
      </w:tblGrid>
      <w:tr w:rsidR="00377CA9" w:rsidRPr="00AD2D56" w14:paraId="28B6C270" w14:textId="77777777">
        <w:tc>
          <w:tcPr>
            <w:tcW w:w="9242" w:type="dxa"/>
          </w:tcPr>
          <w:p w14:paraId="0222C774" w14:textId="77777777" w:rsidR="00666956" w:rsidRPr="00AD2D56" w:rsidRDefault="00F957A5" w:rsidP="00057158">
            <w:pPr>
              <w:spacing w:line="360" w:lineRule="auto"/>
              <w:jc w:val="both"/>
              <w:textAlignment w:val="baseline"/>
              <w:rPr>
                <w:rFonts w:ascii="Arial" w:eastAsia="Georgia" w:hAnsi="Arial" w:cs="Arial"/>
                <w:b/>
                <w:bCs/>
                <w:sz w:val="22"/>
                <w:szCs w:val="22"/>
                <w:shd w:val="clear" w:color="auto" w:fill="FFFFFF"/>
              </w:rPr>
            </w:pPr>
            <w:r w:rsidRPr="00AD2D56">
              <w:rPr>
                <w:rStyle w:val="Strong"/>
                <w:rFonts w:ascii="Arial" w:eastAsia="Georgia" w:hAnsi="Arial" w:cs="Arial"/>
                <w:sz w:val="22"/>
                <w:szCs w:val="22"/>
                <w:shd w:val="clear" w:color="auto" w:fill="FFFFFF"/>
                <w:lang w:val="en-US"/>
              </w:rPr>
              <w:t xml:space="preserve">Use Case 2 - </w:t>
            </w:r>
            <w:r w:rsidRPr="00AD2D56">
              <w:rPr>
                <w:rFonts w:ascii="Arial" w:hAnsi="Arial" w:cs="Arial"/>
                <w:b/>
                <w:bCs/>
                <w:sz w:val="22"/>
                <w:szCs w:val="22"/>
              </w:rPr>
              <w:t>Performance monitoring</w:t>
            </w:r>
          </w:p>
          <w:p w14:paraId="3E0D8EB9" w14:textId="2155296F" w:rsidR="00666956" w:rsidRPr="00AD2D56" w:rsidRDefault="00F957A5" w:rsidP="00057158">
            <w:pPr>
              <w:spacing w:line="360" w:lineRule="auto"/>
              <w:jc w:val="both"/>
              <w:textAlignment w:val="baseline"/>
              <w:rPr>
                <w:rFonts w:ascii="Arial" w:eastAsia="Times New Roman" w:hAnsi="Arial" w:cs="Arial"/>
                <w:sz w:val="22"/>
                <w:szCs w:val="22"/>
                <w:lang w:val="en-US" w:eastAsia="en-GB"/>
              </w:rPr>
            </w:pPr>
            <w:r w:rsidRPr="00AD2D56">
              <w:rPr>
                <w:rFonts w:ascii="Arial" w:eastAsia="Georgia" w:hAnsi="Arial" w:cs="Arial"/>
                <w:sz w:val="22"/>
                <w:szCs w:val="22"/>
                <w:shd w:val="clear" w:color="auto" w:fill="FFFFFF"/>
              </w:rPr>
              <w:t xml:space="preserve">Supplier risk is a huge concern for businesses, especially when it comes to the procurement of </w:t>
            </w:r>
            <w:r w:rsidRPr="00AD2D56">
              <w:rPr>
                <w:rFonts w:ascii="Arial" w:eastAsia="Georgia" w:hAnsi="Arial" w:cs="Arial"/>
                <w:sz w:val="22"/>
                <w:szCs w:val="22"/>
                <w:shd w:val="clear" w:color="auto" w:fill="FFFFFF"/>
                <w:lang w:val="en-US"/>
              </w:rPr>
              <w:t xml:space="preserve">works, </w:t>
            </w:r>
            <w:r w:rsidRPr="00AD2D56">
              <w:rPr>
                <w:rFonts w:ascii="Arial" w:eastAsia="Georgia" w:hAnsi="Arial" w:cs="Arial"/>
                <w:sz w:val="22"/>
                <w:szCs w:val="22"/>
                <w:shd w:val="clear" w:color="auto" w:fill="FFFFFF"/>
              </w:rPr>
              <w:t xml:space="preserve">goods and services. There are </w:t>
            </w:r>
            <w:r w:rsidRPr="00AD2D56">
              <w:rPr>
                <w:rFonts w:ascii="Arial" w:eastAsia="Georgia" w:hAnsi="Arial" w:cs="Arial"/>
                <w:sz w:val="22"/>
                <w:szCs w:val="22"/>
                <w:shd w:val="clear" w:color="auto" w:fill="FFFFFF"/>
                <w:lang w:val="en-US"/>
              </w:rPr>
              <w:t xml:space="preserve">quite a </w:t>
            </w:r>
            <w:r w:rsidR="00FE168C" w:rsidRPr="00AD2D56">
              <w:rPr>
                <w:rFonts w:ascii="Arial" w:eastAsia="Georgia" w:hAnsi="Arial" w:cs="Arial"/>
                <w:sz w:val="22"/>
                <w:szCs w:val="22"/>
                <w:shd w:val="clear" w:color="auto" w:fill="FFFFFF"/>
                <w:lang w:val="en-US"/>
              </w:rPr>
              <w:t>few</w:t>
            </w:r>
            <w:r w:rsidRPr="00AD2D56">
              <w:rPr>
                <w:rFonts w:ascii="Arial" w:eastAsia="Georgia" w:hAnsi="Arial" w:cs="Arial"/>
                <w:sz w:val="22"/>
                <w:szCs w:val="22"/>
                <w:shd w:val="clear" w:color="auto" w:fill="FFFFFF"/>
                <w:lang w:val="en-US"/>
              </w:rPr>
              <w:t xml:space="preserve"> </w:t>
            </w:r>
            <w:r w:rsidRPr="00AD2D56">
              <w:rPr>
                <w:rFonts w:ascii="Arial" w:eastAsia="Georgia" w:hAnsi="Arial" w:cs="Arial"/>
                <w:sz w:val="22"/>
                <w:szCs w:val="22"/>
                <w:shd w:val="clear" w:color="auto" w:fill="FFFFFF"/>
              </w:rPr>
              <w:t xml:space="preserve">suppliers </w:t>
            </w:r>
            <w:r w:rsidRPr="00AD2D56">
              <w:rPr>
                <w:rFonts w:ascii="Arial" w:eastAsia="Georgia" w:hAnsi="Arial" w:cs="Arial"/>
                <w:sz w:val="22"/>
                <w:szCs w:val="22"/>
                <w:shd w:val="clear" w:color="auto" w:fill="FFFFFF"/>
                <w:lang w:val="en-US"/>
              </w:rPr>
              <w:t>in the marketplace</w:t>
            </w:r>
            <w:r w:rsidRPr="00AD2D56">
              <w:rPr>
                <w:rFonts w:ascii="Arial" w:eastAsia="Georgia" w:hAnsi="Arial" w:cs="Arial"/>
                <w:sz w:val="22"/>
                <w:szCs w:val="22"/>
                <w:shd w:val="clear" w:color="auto" w:fill="FFFFFF"/>
              </w:rPr>
              <w:t xml:space="preserve">, and </w:t>
            </w:r>
            <w:r w:rsidRPr="00AD2D56">
              <w:rPr>
                <w:rFonts w:ascii="Arial" w:eastAsia="Georgia" w:hAnsi="Arial" w:cs="Arial"/>
                <w:sz w:val="22"/>
                <w:szCs w:val="22"/>
                <w:shd w:val="clear" w:color="auto" w:fill="FFFFFF"/>
                <w:lang w:val="en-US"/>
              </w:rPr>
              <w:t xml:space="preserve">therefore </w:t>
            </w:r>
            <w:r w:rsidR="00FE168C" w:rsidRPr="00AD2D56">
              <w:rPr>
                <w:rFonts w:ascii="Arial" w:eastAsia="Georgia" w:hAnsi="Arial" w:cs="Arial"/>
                <w:sz w:val="22"/>
                <w:szCs w:val="22"/>
                <w:shd w:val="clear" w:color="auto" w:fill="FFFFFF"/>
                <w:lang w:val="en-US"/>
              </w:rPr>
              <w:t xml:space="preserve">it is </w:t>
            </w:r>
            <w:r w:rsidRPr="00AD2D56">
              <w:rPr>
                <w:rFonts w:ascii="Arial" w:eastAsia="Georgia" w:hAnsi="Arial" w:cs="Arial"/>
                <w:sz w:val="22"/>
                <w:szCs w:val="22"/>
                <w:shd w:val="clear" w:color="auto" w:fill="FFFFFF"/>
                <w:lang w:val="en-US"/>
              </w:rPr>
              <w:t xml:space="preserve">quite challenging to </w:t>
            </w:r>
            <w:r w:rsidRPr="00AD2D56">
              <w:rPr>
                <w:rFonts w:ascii="Arial" w:eastAsia="Georgia" w:hAnsi="Arial" w:cs="Arial"/>
                <w:sz w:val="22"/>
                <w:szCs w:val="22"/>
                <w:shd w:val="clear" w:color="auto" w:fill="FFFFFF"/>
              </w:rPr>
              <w:t xml:space="preserve">know which ones are reliable. The goal of supplier risk management is to identify and mitigate risks that may impact </w:t>
            </w:r>
            <w:r w:rsidRPr="00AD2D56">
              <w:rPr>
                <w:rFonts w:ascii="Arial" w:eastAsia="Georgia" w:hAnsi="Arial" w:cs="Arial"/>
                <w:sz w:val="22"/>
                <w:szCs w:val="22"/>
                <w:shd w:val="clear" w:color="auto" w:fill="FFFFFF"/>
                <w:lang w:val="en-US"/>
              </w:rPr>
              <w:t xml:space="preserve">a Procuring Entity. </w:t>
            </w:r>
            <w:r w:rsidRPr="00AD2D56">
              <w:rPr>
                <w:rFonts w:ascii="Arial" w:eastAsia="Georgia" w:hAnsi="Arial" w:cs="Arial"/>
                <w:sz w:val="22"/>
                <w:szCs w:val="22"/>
                <w:shd w:val="clear" w:color="auto" w:fill="FFFFFF"/>
              </w:rPr>
              <w:t xml:space="preserve">By </w:t>
            </w:r>
            <w:r w:rsidRPr="00AD2D56">
              <w:rPr>
                <w:rFonts w:ascii="Arial" w:eastAsia="Georgia" w:hAnsi="Arial" w:cs="Arial"/>
                <w:sz w:val="22"/>
                <w:szCs w:val="22"/>
                <w:shd w:val="clear" w:color="auto" w:fill="FFFFFF"/>
                <w:lang w:val="en-US"/>
              </w:rPr>
              <w:t xml:space="preserve"> </w:t>
            </w:r>
            <w:r w:rsidRPr="00AD2D56">
              <w:rPr>
                <w:rFonts w:ascii="Arial" w:eastAsia="Georgia" w:hAnsi="Arial" w:cs="Arial"/>
                <w:sz w:val="22"/>
                <w:szCs w:val="22"/>
                <w:shd w:val="clear" w:color="auto" w:fill="FFFFFF"/>
              </w:rPr>
              <w:t>utilizing dashboards</w:t>
            </w:r>
            <w:r w:rsidRPr="00AD2D56">
              <w:rPr>
                <w:rFonts w:ascii="Arial" w:eastAsia="Georgia" w:hAnsi="Arial" w:cs="Arial"/>
                <w:sz w:val="22"/>
                <w:szCs w:val="22"/>
                <w:shd w:val="clear" w:color="auto" w:fill="FFFFFF"/>
                <w:lang w:val="en-GB"/>
              </w:rPr>
              <w:t>, risks</w:t>
            </w:r>
            <w:r w:rsidRPr="00AD2D56">
              <w:rPr>
                <w:rFonts w:ascii="Arial" w:eastAsia="Georgia" w:hAnsi="Arial" w:cs="Arial"/>
                <w:sz w:val="22"/>
                <w:szCs w:val="22"/>
                <w:shd w:val="clear" w:color="auto" w:fill="FFFFFF"/>
                <w:lang w:val="en-US"/>
              </w:rPr>
              <w:t xml:space="preserve"> on </w:t>
            </w:r>
            <w:r w:rsidRPr="00AD2D56">
              <w:rPr>
                <w:rFonts w:ascii="Arial" w:eastAsia="Georgia" w:hAnsi="Arial" w:cs="Arial"/>
                <w:sz w:val="22"/>
                <w:szCs w:val="22"/>
                <w:shd w:val="clear" w:color="auto" w:fill="FFFFFF"/>
              </w:rPr>
              <w:t>supplier performance</w:t>
            </w:r>
            <w:r w:rsidRPr="00AD2D56">
              <w:rPr>
                <w:rFonts w:ascii="Arial" w:eastAsia="Georgia" w:hAnsi="Arial" w:cs="Arial"/>
                <w:sz w:val="22"/>
                <w:szCs w:val="22"/>
                <w:shd w:val="clear" w:color="auto" w:fill="FFFFFF"/>
                <w:lang w:val="en-US"/>
              </w:rPr>
              <w:t xml:space="preserve"> help understand key red flags like </w:t>
            </w:r>
            <w:r w:rsidRPr="00AD2D56">
              <w:rPr>
                <w:rFonts w:ascii="Arial" w:eastAsia="Georgia" w:hAnsi="Arial" w:cs="Arial"/>
                <w:sz w:val="22"/>
                <w:szCs w:val="22"/>
                <w:shd w:val="clear" w:color="auto" w:fill="FFFFFF"/>
              </w:rPr>
              <w:t>cost overruns, delays</w:t>
            </w:r>
            <w:r w:rsidRPr="00AD2D56">
              <w:rPr>
                <w:rFonts w:ascii="Arial" w:eastAsia="Georgia" w:hAnsi="Arial" w:cs="Arial"/>
                <w:sz w:val="22"/>
                <w:szCs w:val="22"/>
                <w:shd w:val="clear" w:color="auto" w:fill="FFFFFF"/>
                <w:lang w:val="en-US"/>
              </w:rPr>
              <w:t xml:space="preserve">, and project </w:t>
            </w:r>
            <w:r w:rsidRPr="00AD2D56">
              <w:rPr>
                <w:rFonts w:ascii="Arial" w:eastAsia="Georgia" w:hAnsi="Arial" w:cs="Arial"/>
                <w:sz w:val="22"/>
                <w:szCs w:val="22"/>
                <w:shd w:val="clear" w:color="auto" w:fill="FFFFFF"/>
              </w:rPr>
              <w:t>quality issues</w:t>
            </w:r>
            <w:r w:rsidRPr="00AD2D56">
              <w:rPr>
                <w:rFonts w:ascii="Arial" w:eastAsia="Georgia" w:hAnsi="Arial" w:cs="Arial"/>
                <w:sz w:val="22"/>
                <w:szCs w:val="22"/>
                <w:shd w:val="clear" w:color="auto" w:fill="FFFFFF"/>
                <w:lang w:val="en-US"/>
              </w:rPr>
              <w:t xml:space="preserve">, entities </w:t>
            </w:r>
            <w:r w:rsidR="00FE168C" w:rsidRPr="00AD2D56">
              <w:rPr>
                <w:rFonts w:ascii="Arial" w:eastAsia="Georgia" w:hAnsi="Arial" w:cs="Arial"/>
                <w:sz w:val="22"/>
                <w:szCs w:val="22"/>
                <w:shd w:val="clear" w:color="auto" w:fill="FFFFFF"/>
                <w:lang w:val="en-US"/>
              </w:rPr>
              <w:t>can</w:t>
            </w:r>
            <w:r w:rsidRPr="00AD2D56">
              <w:rPr>
                <w:rFonts w:ascii="Arial" w:eastAsia="Georgia" w:hAnsi="Arial" w:cs="Arial"/>
                <w:sz w:val="22"/>
                <w:szCs w:val="22"/>
                <w:shd w:val="clear" w:color="auto" w:fill="FFFFFF"/>
                <w:lang w:val="en-US"/>
              </w:rPr>
              <w:t xml:space="preserve"> assess </w:t>
            </w:r>
            <w:r w:rsidRPr="00AD2D56">
              <w:rPr>
                <w:rFonts w:ascii="Arial" w:eastAsia="Georgia" w:hAnsi="Arial" w:cs="Arial"/>
                <w:sz w:val="22"/>
                <w:szCs w:val="22"/>
                <w:shd w:val="clear" w:color="auto" w:fill="FFFFFF"/>
              </w:rPr>
              <w:t>supplier risk</w:t>
            </w:r>
            <w:r w:rsidRPr="00AD2D56">
              <w:rPr>
                <w:rFonts w:ascii="Arial" w:eastAsia="Georgia" w:hAnsi="Arial" w:cs="Arial"/>
                <w:sz w:val="22"/>
                <w:szCs w:val="22"/>
                <w:shd w:val="clear" w:color="auto" w:fill="FFFFFF"/>
                <w:lang w:val="en-US"/>
              </w:rPr>
              <w:t xml:space="preserve">, which is a </w:t>
            </w:r>
            <w:r w:rsidRPr="00AD2D56">
              <w:rPr>
                <w:rFonts w:ascii="Arial" w:eastAsia="Georgia" w:hAnsi="Arial" w:cs="Arial"/>
                <w:sz w:val="22"/>
                <w:szCs w:val="22"/>
                <w:shd w:val="clear" w:color="auto" w:fill="FFFFFF"/>
              </w:rPr>
              <w:t xml:space="preserve">valuable insight into which suppliers are at risk of </w:t>
            </w:r>
            <w:r w:rsidRPr="00AD2D56">
              <w:rPr>
                <w:rFonts w:ascii="Arial" w:eastAsia="Georgia" w:hAnsi="Arial" w:cs="Arial"/>
                <w:sz w:val="22"/>
                <w:szCs w:val="22"/>
                <w:shd w:val="clear" w:color="auto" w:fill="FFFFFF"/>
                <w:lang w:val="en-GB"/>
              </w:rPr>
              <w:t xml:space="preserve">influencing or experiencing </w:t>
            </w:r>
            <w:r w:rsidRPr="00AD2D56">
              <w:rPr>
                <w:rFonts w:ascii="Arial" w:eastAsia="Georgia" w:hAnsi="Arial" w:cs="Arial"/>
                <w:sz w:val="22"/>
                <w:szCs w:val="22"/>
                <w:shd w:val="clear" w:color="auto" w:fill="FFFFFF"/>
              </w:rPr>
              <w:t>problems</w:t>
            </w:r>
            <w:r w:rsidRPr="00AD2D56">
              <w:rPr>
                <w:rFonts w:ascii="Arial" w:eastAsia="Georgia" w:hAnsi="Arial" w:cs="Arial"/>
                <w:sz w:val="22"/>
                <w:szCs w:val="22"/>
                <w:shd w:val="clear" w:color="auto" w:fill="FFFFFF"/>
                <w:lang w:val="en-US"/>
              </w:rPr>
              <w:t xml:space="preserve"> and should therefore be avoided, going forward. </w:t>
            </w:r>
            <w:r w:rsidRPr="00AD2D56">
              <w:rPr>
                <w:rFonts w:ascii="Arial" w:eastAsia="Times New Roman" w:hAnsi="Arial" w:cs="Arial"/>
                <w:sz w:val="22"/>
                <w:szCs w:val="22"/>
                <w:lang w:val="en-US" w:eastAsia="en-GB"/>
              </w:rPr>
              <w:t>Government can therefore use the dashboard to assess the efficiency of procurement processes, identify bottlenecks, and devise strategies to reduce delays and cost overruns.</w:t>
            </w:r>
            <w:r w:rsidR="006C5DE9" w:rsidRPr="00AD2D56">
              <w:rPr>
                <w:rFonts w:ascii="Arial" w:eastAsia="Times New Roman" w:hAnsi="Arial" w:cs="Arial"/>
                <w:sz w:val="22"/>
                <w:szCs w:val="22"/>
                <w:lang w:val="en-US" w:eastAsia="en-GB"/>
              </w:rPr>
              <w:t xml:space="preserve"> </w:t>
            </w:r>
            <w:r w:rsidRPr="00AD2D56">
              <w:rPr>
                <w:rFonts w:ascii="Arial" w:eastAsia="Times New Roman" w:hAnsi="Arial" w:cs="Arial"/>
                <w:sz w:val="22"/>
                <w:szCs w:val="22"/>
                <w:lang w:val="en-US" w:eastAsia="en-GB"/>
              </w:rPr>
              <w:t xml:space="preserve">The significance of </w:t>
            </w:r>
            <w:r w:rsidRPr="00AD2D56">
              <w:rPr>
                <w:rFonts w:ascii="Arial" w:hAnsi="Arial" w:cs="Arial"/>
                <w:sz w:val="22"/>
                <w:szCs w:val="22"/>
              </w:rPr>
              <w:t>Performance monitoring</w:t>
            </w:r>
            <w:r w:rsidRPr="00AD2D56">
              <w:rPr>
                <w:rFonts w:ascii="Arial" w:hAnsi="Arial" w:cs="Arial"/>
                <w:sz w:val="22"/>
                <w:szCs w:val="22"/>
                <w:lang w:val="en-US"/>
              </w:rPr>
              <w:t xml:space="preserve"> data has been underscored in the excerpt…</w:t>
            </w:r>
            <w:r w:rsidRPr="00AD2D56">
              <w:rPr>
                <w:rFonts w:ascii="Arial" w:hAnsi="Arial" w:cs="Arial"/>
                <w:i/>
                <w:iCs/>
                <w:sz w:val="22"/>
                <w:szCs w:val="22"/>
                <w:lang w:val="en-US"/>
              </w:rPr>
              <w:t xml:space="preserve"> (when asked what PPDA expects from the dashboard);</w:t>
            </w:r>
          </w:p>
          <w:p w14:paraId="29291927" w14:textId="75848EC0" w:rsidR="00666956" w:rsidRPr="00AD2D56" w:rsidRDefault="00F957A5" w:rsidP="00057158">
            <w:pPr>
              <w:ind w:leftChars="300" w:left="720"/>
              <w:jc w:val="both"/>
              <w:textAlignment w:val="baseline"/>
              <w:rPr>
                <w:rFonts w:ascii="Arial" w:eastAsia="Times New Roman" w:hAnsi="Arial" w:cs="Arial"/>
                <w:sz w:val="22"/>
                <w:szCs w:val="22"/>
                <w:lang w:val="en-US" w:eastAsia="en-GB"/>
              </w:rPr>
            </w:pPr>
            <w:r w:rsidRPr="00AD2D56">
              <w:rPr>
                <w:rFonts w:ascii="Arial" w:hAnsi="Arial" w:cs="Arial"/>
                <w:i/>
                <w:iCs/>
                <w:sz w:val="22"/>
                <w:szCs w:val="22"/>
                <w:lang w:val="en-US"/>
              </w:rPr>
              <w:t>“As PPDA, we look forward to a simplified, concise, and easy to understand information</w:t>
            </w:r>
            <w:r w:rsidR="006C5DE9" w:rsidRPr="00AD2D56">
              <w:rPr>
                <w:rFonts w:ascii="Arial" w:hAnsi="Arial" w:cs="Arial"/>
                <w:i/>
                <w:iCs/>
                <w:sz w:val="22"/>
                <w:szCs w:val="22"/>
                <w:lang w:val="en-US"/>
              </w:rPr>
              <w:t xml:space="preserve"> platform</w:t>
            </w:r>
            <w:r w:rsidRPr="00AD2D56">
              <w:rPr>
                <w:rFonts w:ascii="Arial" w:hAnsi="Arial" w:cs="Arial"/>
                <w:i/>
                <w:iCs/>
                <w:sz w:val="22"/>
                <w:szCs w:val="22"/>
                <w:lang w:val="en-US"/>
              </w:rPr>
              <w:t xml:space="preserve">. Public procurement generates too much data, but not all is relevant to all stakeholders alike. For example, bidders want business, period! Their interest is information, especially the estimated cost of the project to enable them prepare bids at or </w:t>
            </w:r>
            <w:r w:rsidR="006C5DE9" w:rsidRPr="00AD2D56">
              <w:rPr>
                <w:rFonts w:ascii="Arial" w:hAnsi="Arial" w:cs="Arial"/>
                <w:i/>
                <w:iCs/>
                <w:sz w:val="22"/>
                <w:szCs w:val="22"/>
                <w:lang w:val="en-US"/>
              </w:rPr>
              <w:t xml:space="preserve">a </w:t>
            </w:r>
            <w:r w:rsidRPr="00AD2D56">
              <w:rPr>
                <w:rFonts w:ascii="Arial" w:hAnsi="Arial" w:cs="Arial"/>
                <w:i/>
                <w:iCs/>
                <w:sz w:val="22"/>
                <w:szCs w:val="22"/>
                <w:lang w:val="en-US"/>
              </w:rPr>
              <w:t>slightly below cost…”</w:t>
            </w:r>
            <w:r w:rsidRPr="00AD2D56">
              <w:rPr>
                <w:rFonts w:ascii="Arial" w:hAnsi="Arial" w:cs="Arial"/>
                <w:b/>
                <w:bCs/>
                <w:sz w:val="22"/>
                <w:szCs w:val="22"/>
                <w:lang w:val="en-US"/>
              </w:rPr>
              <w:t xml:space="preserve"> [</w:t>
            </w:r>
            <w:r w:rsidRPr="00AD2D56">
              <w:rPr>
                <w:rFonts w:ascii="Arial" w:hAnsi="Arial" w:cs="Arial"/>
                <w:sz w:val="22"/>
                <w:szCs w:val="22"/>
                <w:lang w:val="en-US"/>
              </w:rPr>
              <w:t>Senior Performance monitoring officer, PPDA]</w:t>
            </w:r>
          </w:p>
        </w:tc>
      </w:tr>
    </w:tbl>
    <w:p w14:paraId="064E114B" w14:textId="77777777" w:rsidR="00666956" w:rsidRPr="00AD2D56" w:rsidRDefault="00666956" w:rsidP="00057158">
      <w:pPr>
        <w:jc w:val="both"/>
        <w:rPr>
          <w:rFonts w:ascii="Arial" w:eastAsia="SimSun" w:hAnsi="Arial" w:cs="Arial"/>
          <w:sz w:val="22"/>
          <w:szCs w:val="22"/>
          <w:lang w:eastAsia="zh-CN"/>
        </w:rPr>
      </w:pPr>
    </w:p>
    <w:p w14:paraId="03D08D24" w14:textId="77777777" w:rsidR="006C5DE9" w:rsidRPr="00AD2D56" w:rsidRDefault="006C5DE9" w:rsidP="00057158">
      <w:pPr>
        <w:jc w:val="both"/>
        <w:rPr>
          <w:rFonts w:ascii="Arial" w:eastAsia="SimSun" w:hAnsi="Arial" w:cs="Arial"/>
          <w:sz w:val="22"/>
          <w:szCs w:val="22"/>
          <w:lang w:eastAsia="zh-CN"/>
        </w:rPr>
      </w:pPr>
    </w:p>
    <w:tbl>
      <w:tblPr>
        <w:tblStyle w:val="TableGrid"/>
        <w:tblW w:w="0" w:type="auto"/>
        <w:tblLook w:val="04A0" w:firstRow="1" w:lastRow="0" w:firstColumn="1" w:lastColumn="0" w:noHBand="0" w:noVBand="1"/>
      </w:tblPr>
      <w:tblGrid>
        <w:gridCol w:w="9016"/>
      </w:tblGrid>
      <w:tr w:rsidR="00377CA9" w:rsidRPr="00AD2D56" w14:paraId="3DBCB7E9" w14:textId="77777777">
        <w:tc>
          <w:tcPr>
            <w:tcW w:w="9242" w:type="dxa"/>
          </w:tcPr>
          <w:p w14:paraId="7BFA0C1C" w14:textId="77777777" w:rsidR="00666956" w:rsidRPr="00AD2D56" w:rsidRDefault="00F957A5" w:rsidP="00057158">
            <w:pPr>
              <w:spacing w:line="360" w:lineRule="auto"/>
              <w:jc w:val="both"/>
              <w:textAlignment w:val="baseline"/>
              <w:rPr>
                <w:rFonts w:ascii="Arial" w:eastAsia="sans-serif" w:hAnsi="Arial" w:cs="Arial"/>
                <w:b/>
                <w:bCs/>
                <w:sz w:val="22"/>
                <w:szCs w:val="22"/>
              </w:rPr>
            </w:pPr>
            <w:r w:rsidRPr="00AD2D56">
              <w:rPr>
                <w:rStyle w:val="Strong"/>
                <w:rFonts w:ascii="Arial" w:eastAsia="Georgia" w:hAnsi="Arial" w:cs="Arial"/>
                <w:sz w:val="22"/>
                <w:szCs w:val="22"/>
                <w:shd w:val="clear" w:color="auto" w:fill="FFFFFF"/>
                <w:lang w:val="en-US"/>
              </w:rPr>
              <w:t>Use Case 3 - Transparency</w:t>
            </w:r>
            <w:r w:rsidRPr="00AD2D56">
              <w:rPr>
                <w:rFonts w:ascii="Arial" w:eastAsia="sans-serif" w:hAnsi="Arial" w:cs="Arial"/>
                <w:b/>
                <w:bCs/>
                <w:sz w:val="22"/>
                <w:szCs w:val="22"/>
              </w:rPr>
              <w:t xml:space="preserve"> Monitoring</w:t>
            </w:r>
          </w:p>
          <w:p w14:paraId="42AF9245" w14:textId="4A45365F" w:rsidR="00666956" w:rsidRPr="00AD2D56" w:rsidRDefault="00F957A5" w:rsidP="00057158">
            <w:pPr>
              <w:spacing w:line="360" w:lineRule="auto"/>
              <w:jc w:val="both"/>
              <w:textAlignment w:val="baseline"/>
              <w:rPr>
                <w:rFonts w:ascii="Arial" w:eastAsia="Times New Roman" w:hAnsi="Arial" w:cs="Arial"/>
                <w:sz w:val="22"/>
                <w:szCs w:val="22"/>
                <w:lang w:val="en-US" w:eastAsia="en-GB"/>
              </w:rPr>
            </w:pPr>
            <w:r w:rsidRPr="00AD2D56">
              <w:rPr>
                <w:rFonts w:ascii="Arial" w:eastAsia="Georgia" w:hAnsi="Arial" w:cs="Arial"/>
                <w:sz w:val="22"/>
                <w:szCs w:val="22"/>
                <w:shd w:val="clear" w:color="auto" w:fill="FFFFFF"/>
              </w:rPr>
              <w:t xml:space="preserve">With over 350 Procuring and Disposing Entities (PDEs) under its supervision, </w:t>
            </w:r>
            <w:r w:rsidRPr="00AD2D56">
              <w:rPr>
                <w:rFonts w:ascii="Arial" w:eastAsia="Georgia" w:hAnsi="Arial" w:cs="Arial"/>
                <w:sz w:val="22"/>
                <w:szCs w:val="22"/>
                <w:shd w:val="clear" w:color="auto" w:fill="FFFFFF"/>
                <w:lang w:val="en-US"/>
              </w:rPr>
              <w:t xml:space="preserve">PPDA </w:t>
            </w:r>
            <w:r w:rsidRPr="00AD2D56">
              <w:rPr>
                <w:rFonts w:ascii="Arial" w:eastAsia="Georgia" w:hAnsi="Arial" w:cs="Arial"/>
                <w:sz w:val="22"/>
                <w:szCs w:val="22"/>
                <w:shd w:val="clear" w:color="auto" w:fill="FFFFFF"/>
              </w:rPr>
              <w:t>is constrained  to efficiently supervise and monitor public contracts.</w:t>
            </w:r>
            <w:r w:rsidRPr="00AD2D56">
              <w:rPr>
                <w:rFonts w:ascii="Arial" w:eastAsia="Georgia" w:hAnsi="Arial" w:cs="Arial"/>
                <w:sz w:val="22"/>
                <w:szCs w:val="22"/>
                <w:shd w:val="clear" w:color="auto" w:fill="FFFFFF"/>
                <w:lang w:val="en-US"/>
              </w:rPr>
              <w:t xml:space="preserve"> To this end, PPDA has adopted an online Contract Monitoring System (CMS) that permits Civil Society organizations (CSOs) to monitor public contr</w:t>
            </w:r>
            <w:r w:rsidR="006C5DE9" w:rsidRPr="00AD2D56">
              <w:rPr>
                <w:rFonts w:ascii="Arial" w:eastAsia="Georgia" w:hAnsi="Arial" w:cs="Arial"/>
                <w:sz w:val="22"/>
                <w:szCs w:val="22"/>
                <w:shd w:val="clear" w:color="auto" w:fill="FFFFFF"/>
                <w:lang w:val="en-US"/>
              </w:rPr>
              <w:t>acts to enhance transparency,</w:t>
            </w:r>
            <w:r w:rsidRPr="00AD2D56">
              <w:rPr>
                <w:rFonts w:ascii="Arial" w:eastAsia="Georgia" w:hAnsi="Arial" w:cs="Arial"/>
                <w:sz w:val="22"/>
                <w:szCs w:val="22"/>
                <w:shd w:val="clear" w:color="auto" w:fill="FFFFFF"/>
                <w:lang w:val="en-US"/>
              </w:rPr>
              <w:t xml:space="preserve"> </w:t>
            </w:r>
            <w:proofErr w:type="gramStart"/>
            <w:r w:rsidRPr="00AD2D56">
              <w:rPr>
                <w:rFonts w:ascii="Arial" w:eastAsia="Georgia" w:hAnsi="Arial" w:cs="Arial"/>
                <w:sz w:val="22"/>
                <w:szCs w:val="22"/>
                <w:shd w:val="clear" w:color="auto" w:fill="FFFFFF"/>
                <w:lang w:val="en-US"/>
              </w:rPr>
              <w:t>accountability</w:t>
            </w:r>
            <w:proofErr w:type="gramEnd"/>
            <w:r w:rsidR="006C5DE9" w:rsidRPr="00AD2D56">
              <w:rPr>
                <w:rFonts w:ascii="Arial" w:eastAsia="Georgia" w:hAnsi="Arial" w:cs="Arial"/>
                <w:sz w:val="22"/>
                <w:szCs w:val="22"/>
                <w:shd w:val="clear" w:color="auto" w:fill="FFFFFF"/>
                <w:lang w:val="en-US"/>
              </w:rPr>
              <w:t xml:space="preserve"> and value for money</w:t>
            </w:r>
            <w:r w:rsidRPr="00AD2D56">
              <w:rPr>
                <w:rFonts w:ascii="Arial" w:eastAsia="Georgia" w:hAnsi="Arial" w:cs="Arial"/>
                <w:sz w:val="22"/>
                <w:szCs w:val="22"/>
                <w:shd w:val="clear" w:color="auto" w:fill="FFFFFF"/>
                <w:lang w:val="en-US"/>
              </w:rPr>
              <w:t xml:space="preserve">. The system is </w:t>
            </w:r>
            <w:r w:rsidRPr="00AD2D56">
              <w:rPr>
                <w:rFonts w:ascii="Arial" w:eastAsia="sans-serif" w:hAnsi="Arial" w:cs="Arial"/>
                <w:sz w:val="22"/>
                <w:szCs w:val="22"/>
              </w:rPr>
              <w:t xml:space="preserve">a collaboration between PPDA and CSOs </w:t>
            </w:r>
            <w:r w:rsidRPr="00AD2D56">
              <w:rPr>
                <w:rFonts w:ascii="Arial" w:eastAsia="sans-serif" w:hAnsi="Arial" w:cs="Arial"/>
                <w:sz w:val="22"/>
                <w:szCs w:val="22"/>
                <w:lang w:val="en-US"/>
              </w:rPr>
              <w:t xml:space="preserve">and </w:t>
            </w:r>
            <w:r w:rsidRPr="00AD2D56">
              <w:rPr>
                <w:rFonts w:ascii="Arial" w:eastAsia="sans-serif" w:hAnsi="Arial" w:cs="Arial"/>
                <w:sz w:val="22"/>
                <w:szCs w:val="22"/>
                <w:shd w:val="clear" w:color="auto" w:fill="FFFFFF"/>
              </w:rPr>
              <w:t>provide</w:t>
            </w:r>
            <w:r w:rsidRPr="00AD2D56">
              <w:rPr>
                <w:rFonts w:ascii="Arial" w:eastAsia="sans-serif" w:hAnsi="Arial" w:cs="Arial"/>
                <w:sz w:val="22"/>
                <w:szCs w:val="22"/>
                <w:shd w:val="clear" w:color="auto" w:fill="FFFFFF"/>
                <w:lang w:val="en-US"/>
              </w:rPr>
              <w:t>s</w:t>
            </w:r>
            <w:r w:rsidRPr="00AD2D56">
              <w:rPr>
                <w:rFonts w:ascii="Arial" w:eastAsia="sans-serif" w:hAnsi="Arial" w:cs="Arial"/>
                <w:sz w:val="22"/>
                <w:szCs w:val="22"/>
                <w:shd w:val="clear" w:color="auto" w:fill="FFFFFF"/>
              </w:rPr>
              <w:t xml:space="preserve"> a safe, </w:t>
            </w:r>
            <w:r w:rsidRPr="00AD2D56">
              <w:rPr>
                <w:rFonts w:ascii="Arial" w:eastAsia="sans-serif" w:hAnsi="Arial" w:cs="Arial"/>
                <w:sz w:val="22"/>
                <w:szCs w:val="22"/>
                <w:shd w:val="clear" w:color="auto" w:fill="FFFFFF"/>
                <w:lang w:val="en-US"/>
              </w:rPr>
              <w:t>centralized</w:t>
            </w:r>
            <w:r w:rsidRPr="00AD2D56">
              <w:rPr>
                <w:rFonts w:ascii="Arial" w:eastAsia="sans-serif" w:hAnsi="Arial" w:cs="Arial"/>
                <w:sz w:val="22"/>
                <w:szCs w:val="22"/>
                <w:shd w:val="clear" w:color="auto" w:fill="FFFFFF"/>
              </w:rPr>
              <w:t xml:space="preserve"> way to track and manage reports on ongoing government projects. </w:t>
            </w:r>
            <w:r w:rsidRPr="00AD2D56">
              <w:rPr>
                <w:rFonts w:ascii="Arial" w:eastAsia="sans-serif" w:hAnsi="Arial" w:cs="Arial"/>
                <w:sz w:val="22"/>
                <w:szCs w:val="22"/>
                <w:shd w:val="clear" w:color="auto" w:fill="FFFFFF"/>
                <w:lang w:val="en-US"/>
              </w:rPr>
              <w:t xml:space="preserve">CMS </w:t>
            </w:r>
            <w:r w:rsidRPr="00AD2D56">
              <w:rPr>
                <w:rFonts w:ascii="Arial" w:eastAsia="sans-serif" w:hAnsi="Arial" w:cs="Arial"/>
                <w:sz w:val="22"/>
                <w:szCs w:val="22"/>
                <w:shd w:val="clear" w:color="auto" w:fill="FFFFFF"/>
              </w:rPr>
              <w:lastRenderedPageBreak/>
              <w:t>monitor</w:t>
            </w:r>
            <w:r w:rsidRPr="00AD2D56">
              <w:rPr>
                <w:rFonts w:ascii="Arial" w:eastAsia="sans-serif" w:hAnsi="Arial" w:cs="Arial"/>
                <w:sz w:val="22"/>
                <w:szCs w:val="22"/>
                <w:shd w:val="clear" w:color="auto" w:fill="FFFFFF"/>
                <w:lang w:val="en-US"/>
              </w:rPr>
              <w:t>s</w:t>
            </w:r>
            <w:r w:rsidRPr="00AD2D56">
              <w:rPr>
                <w:rFonts w:ascii="Arial" w:eastAsia="sans-serif" w:hAnsi="Arial" w:cs="Arial"/>
                <w:sz w:val="22"/>
                <w:szCs w:val="22"/>
                <w:shd w:val="clear" w:color="auto" w:fill="FFFFFF"/>
              </w:rPr>
              <w:t xml:space="preserve"> ongoing government projects in real time and </w:t>
            </w:r>
            <w:r w:rsidRPr="00AD2D56">
              <w:rPr>
                <w:rFonts w:ascii="Arial" w:eastAsia="sans-serif" w:hAnsi="Arial" w:cs="Arial"/>
                <w:sz w:val="22"/>
                <w:szCs w:val="22"/>
                <w:shd w:val="clear" w:color="auto" w:fill="FFFFFF"/>
                <w:lang w:val="en-GB"/>
              </w:rPr>
              <w:t xml:space="preserve">automatically </w:t>
            </w:r>
            <w:r w:rsidRPr="00AD2D56">
              <w:rPr>
                <w:rFonts w:ascii="Arial" w:eastAsia="sans-serif" w:hAnsi="Arial" w:cs="Arial"/>
                <w:sz w:val="22"/>
                <w:szCs w:val="22"/>
                <w:shd w:val="clear" w:color="auto" w:fill="FFFFFF"/>
              </w:rPr>
              <w:t>upload</w:t>
            </w:r>
            <w:r w:rsidRPr="00AD2D56">
              <w:rPr>
                <w:rFonts w:ascii="Arial" w:eastAsia="sans-serif" w:hAnsi="Arial" w:cs="Arial"/>
                <w:sz w:val="22"/>
                <w:szCs w:val="22"/>
                <w:shd w:val="clear" w:color="auto" w:fill="FFFFFF"/>
                <w:lang w:val="en-GB"/>
              </w:rPr>
              <w:t>s</w:t>
            </w:r>
            <w:r w:rsidRPr="00AD2D56">
              <w:rPr>
                <w:rFonts w:ascii="Arial" w:eastAsia="sans-serif" w:hAnsi="Arial" w:cs="Arial"/>
                <w:sz w:val="22"/>
                <w:szCs w:val="22"/>
                <w:shd w:val="clear" w:color="auto" w:fill="FFFFFF"/>
              </w:rPr>
              <w:t xml:space="preserve"> their findings on the System. The</w:t>
            </w:r>
            <w:r w:rsidRPr="00AD2D56">
              <w:rPr>
                <w:rFonts w:ascii="Arial" w:eastAsia="sans-serif" w:hAnsi="Arial" w:cs="Arial"/>
                <w:sz w:val="22"/>
                <w:szCs w:val="22"/>
                <w:shd w:val="clear" w:color="auto" w:fill="FFFFFF"/>
                <w:lang w:val="en-US"/>
              </w:rPr>
              <w:t xml:space="preserve"> reports are first submitted to the concerned Procuring and disposing entities for action. However, reports that remain unresolved at Entity level are escalated to PPDA for </w:t>
            </w:r>
            <w:r w:rsidRPr="00AD2D56">
              <w:rPr>
                <w:rFonts w:ascii="Arial" w:eastAsia="sans-serif" w:hAnsi="Arial" w:cs="Arial"/>
                <w:sz w:val="22"/>
                <w:szCs w:val="22"/>
                <w:shd w:val="clear" w:color="auto" w:fill="FFFFFF"/>
              </w:rPr>
              <w:t>review</w:t>
            </w:r>
            <w:r w:rsidRPr="00AD2D56">
              <w:rPr>
                <w:rFonts w:ascii="Arial" w:eastAsia="sans-serif" w:hAnsi="Arial" w:cs="Arial"/>
                <w:sz w:val="22"/>
                <w:szCs w:val="22"/>
                <w:shd w:val="clear" w:color="auto" w:fill="FFFFFF"/>
                <w:lang w:val="en-US"/>
              </w:rPr>
              <w:t xml:space="preserve"> and action. Being an online system, </w:t>
            </w:r>
            <w:r w:rsidRPr="00AD2D56">
              <w:rPr>
                <w:rFonts w:ascii="Arial" w:eastAsia="SimSun" w:hAnsi="Arial" w:cs="Arial"/>
                <w:sz w:val="22"/>
                <w:szCs w:val="22"/>
                <w:lang w:val="en-US"/>
              </w:rPr>
              <w:t xml:space="preserve">CMS can foster </w:t>
            </w:r>
            <w:r w:rsidRPr="00AD2D56">
              <w:rPr>
                <w:rFonts w:ascii="Arial" w:eastAsia="sans-serif" w:hAnsi="Arial" w:cs="Arial"/>
                <w:sz w:val="22"/>
                <w:szCs w:val="22"/>
              </w:rPr>
              <w:t>contract performance</w:t>
            </w:r>
            <w:r w:rsidRPr="00AD2D56">
              <w:rPr>
                <w:rFonts w:ascii="Arial" w:eastAsia="sans-serif" w:hAnsi="Arial" w:cs="Arial"/>
                <w:sz w:val="22"/>
                <w:szCs w:val="22"/>
                <w:lang w:val="en-US"/>
              </w:rPr>
              <w:t xml:space="preserve"> monitoring and </w:t>
            </w:r>
            <w:r w:rsidRPr="00AD2D56">
              <w:rPr>
                <w:rFonts w:ascii="Arial" w:eastAsia="sans-serif" w:hAnsi="Arial" w:cs="Arial"/>
                <w:sz w:val="22"/>
                <w:szCs w:val="22"/>
              </w:rPr>
              <w:t>service delivery</w:t>
            </w:r>
            <w:r w:rsidR="006C5DE9" w:rsidRPr="00AD2D56">
              <w:rPr>
                <w:rFonts w:ascii="Arial" w:eastAsia="sans-serif" w:hAnsi="Arial" w:cs="Arial"/>
                <w:sz w:val="22"/>
                <w:szCs w:val="22"/>
                <w:lang w:val="en-US"/>
              </w:rPr>
              <w:t xml:space="preserve"> if linked to </w:t>
            </w:r>
            <w:r w:rsidRPr="00AD2D56">
              <w:rPr>
                <w:rFonts w:ascii="Arial" w:eastAsia="sans-serif" w:hAnsi="Arial" w:cs="Arial"/>
                <w:sz w:val="22"/>
                <w:szCs w:val="22"/>
                <w:lang w:val="en-US"/>
              </w:rPr>
              <w:t>the dashboard. To this end, c</w:t>
            </w:r>
            <w:r w:rsidRPr="00AD2D56">
              <w:rPr>
                <w:rFonts w:ascii="Arial" w:eastAsia="Times New Roman" w:hAnsi="Arial" w:cs="Arial"/>
                <w:sz w:val="22"/>
                <w:szCs w:val="22"/>
                <w:lang w:val="en-US" w:eastAsia="en-GB"/>
              </w:rPr>
              <w:t xml:space="preserve">ivil society organizations and the </w:t>
            </w:r>
            <w:proofErr w:type="gramStart"/>
            <w:r w:rsidRPr="00AD2D56">
              <w:rPr>
                <w:rFonts w:ascii="Arial" w:eastAsia="Times New Roman" w:hAnsi="Arial" w:cs="Arial"/>
                <w:sz w:val="22"/>
                <w:szCs w:val="22"/>
                <w:lang w:val="en-US" w:eastAsia="en-GB"/>
              </w:rPr>
              <w:t>general public</w:t>
            </w:r>
            <w:proofErr w:type="gramEnd"/>
            <w:r w:rsidRPr="00AD2D56">
              <w:rPr>
                <w:rFonts w:ascii="Arial" w:eastAsia="Times New Roman" w:hAnsi="Arial" w:cs="Arial"/>
                <w:sz w:val="22"/>
                <w:szCs w:val="22"/>
                <w:lang w:val="en-US" w:eastAsia="en-GB"/>
              </w:rPr>
              <w:t xml:space="preserve"> can therefore utilize the dashboard to monitor procurement processes, evaluate the use of public funds, report delayed projects, shoddy works, abandoned sites, and hold government agencies accountable for their performance.</w:t>
            </w:r>
          </w:p>
          <w:p w14:paraId="648B43E5" w14:textId="61BE352A" w:rsidR="00666956" w:rsidRPr="00AD2D56" w:rsidRDefault="00F957A5" w:rsidP="00057158">
            <w:pPr>
              <w:spacing w:line="360" w:lineRule="auto"/>
              <w:jc w:val="both"/>
              <w:textAlignment w:val="baseline"/>
              <w:rPr>
                <w:rFonts w:ascii="Arial" w:eastAsia="Helvetica" w:hAnsi="Arial" w:cs="Arial"/>
                <w:sz w:val="22"/>
                <w:szCs w:val="22"/>
                <w:shd w:val="clear" w:color="auto" w:fill="FFFFFF"/>
                <w:lang w:val="en-US"/>
              </w:rPr>
            </w:pPr>
            <w:r w:rsidRPr="00AD2D56">
              <w:rPr>
                <w:rFonts w:ascii="Arial" w:eastAsia="Times New Roman" w:hAnsi="Arial" w:cs="Arial"/>
                <w:sz w:val="22"/>
                <w:szCs w:val="22"/>
                <w:lang w:val="en-US" w:eastAsia="en-GB"/>
              </w:rPr>
              <w:t xml:space="preserve">Asked what needs to be incorporated on the dashboard for enhanced transparency, a </w:t>
            </w:r>
            <w:r w:rsidR="006C5DE9" w:rsidRPr="00AD2D56">
              <w:rPr>
                <w:rFonts w:ascii="Arial" w:eastAsia="Times New Roman" w:hAnsi="Arial" w:cs="Arial"/>
                <w:sz w:val="22"/>
                <w:szCs w:val="22"/>
                <w:lang w:val="en-US" w:eastAsia="en-GB"/>
              </w:rPr>
              <w:t xml:space="preserve">member the </w:t>
            </w:r>
            <w:r w:rsidR="009056E3" w:rsidRPr="00AD2D56">
              <w:rPr>
                <w:rFonts w:ascii="Arial" w:eastAsia="Times New Roman" w:hAnsi="Arial" w:cs="Arial"/>
                <w:sz w:val="22"/>
                <w:szCs w:val="22"/>
                <w:lang w:val="en-US" w:eastAsia="en-GB"/>
              </w:rPr>
              <w:t xml:space="preserve">representative </w:t>
            </w:r>
            <w:r w:rsidRPr="00AD2D56">
              <w:rPr>
                <w:rFonts w:ascii="Arial" w:eastAsia="Times New Roman" w:hAnsi="Arial" w:cs="Arial"/>
                <w:sz w:val="22"/>
                <w:szCs w:val="22"/>
                <w:lang w:val="en-US" w:eastAsia="en-GB"/>
              </w:rPr>
              <w:t xml:space="preserve"> </w:t>
            </w:r>
            <w:r w:rsidRPr="00AD2D56">
              <w:rPr>
                <w:rFonts w:ascii="Arial" w:eastAsia="Helvetica" w:hAnsi="Arial" w:cs="Arial"/>
                <w:sz w:val="22"/>
                <w:szCs w:val="22"/>
                <w:shd w:val="clear" w:color="auto" w:fill="FFFFFF"/>
              </w:rPr>
              <w:t>Teso Anti-Corruption Coalition (TAC)</w:t>
            </w:r>
            <w:r w:rsidRPr="00AD2D56">
              <w:rPr>
                <w:rFonts w:ascii="Arial" w:eastAsia="Helvetica" w:hAnsi="Arial" w:cs="Arial"/>
                <w:sz w:val="22"/>
                <w:szCs w:val="22"/>
                <w:shd w:val="clear" w:color="auto" w:fill="FFFFFF"/>
                <w:lang w:val="en-US"/>
              </w:rPr>
              <w:t xml:space="preserve"> indicated thus;</w:t>
            </w:r>
          </w:p>
          <w:p w14:paraId="4DB8986F" w14:textId="01530E04" w:rsidR="00666956" w:rsidRPr="00AD2D56" w:rsidRDefault="00F957A5" w:rsidP="00001A9F">
            <w:pPr>
              <w:ind w:leftChars="400" w:left="986" w:hangingChars="12" w:hanging="26"/>
              <w:jc w:val="both"/>
              <w:textAlignment w:val="baseline"/>
              <w:rPr>
                <w:rFonts w:ascii="Arial" w:eastAsia="Times New Roman" w:hAnsi="Arial" w:cs="Arial"/>
                <w:sz w:val="22"/>
                <w:szCs w:val="22"/>
                <w:lang w:val="en-US" w:eastAsia="en-GB"/>
              </w:rPr>
            </w:pPr>
            <w:r w:rsidRPr="00AD2D56">
              <w:rPr>
                <w:rFonts w:ascii="Arial" w:eastAsia="Helvetica" w:hAnsi="Arial" w:cs="Arial"/>
                <w:i/>
                <w:iCs/>
                <w:sz w:val="22"/>
                <w:szCs w:val="22"/>
                <w:shd w:val="clear" w:color="auto" w:fill="FFFFFF"/>
                <w:lang w:val="en-US"/>
              </w:rPr>
              <w:t xml:space="preserve">“Our teams have been trained by PPDA to monitor and report on the quality of projects implemented in our respective areas. In the past, we have come across projects that have stalled for </w:t>
            </w:r>
            <w:r w:rsidR="00FE168C" w:rsidRPr="00AD2D56">
              <w:rPr>
                <w:rFonts w:ascii="Arial" w:eastAsia="Helvetica" w:hAnsi="Arial" w:cs="Arial"/>
                <w:i/>
                <w:iCs/>
                <w:sz w:val="22"/>
                <w:szCs w:val="22"/>
                <w:shd w:val="clear" w:color="auto" w:fill="FFFFFF"/>
                <w:lang w:val="en-US"/>
              </w:rPr>
              <w:t xml:space="preserve">a </w:t>
            </w:r>
            <w:r w:rsidRPr="00AD2D56">
              <w:rPr>
                <w:rFonts w:ascii="Arial" w:eastAsia="Helvetica" w:hAnsi="Arial" w:cs="Arial"/>
                <w:i/>
                <w:iCs/>
                <w:sz w:val="22"/>
                <w:szCs w:val="22"/>
                <w:shd w:val="clear" w:color="auto" w:fill="FFFFFF"/>
                <w:lang w:val="en-US"/>
              </w:rPr>
              <w:t>long</w:t>
            </w:r>
            <w:r w:rsidR="00FE168C" w:rsidRPr="00AD2D56">
              <w:rPr>
                <w:rFonts w:ascii="Arial" w:eastAsia="Helvetica" w:hAnsi="Arial" w:cs="Arial"/>
                <w:i/>
                <w:iCs/>
                <w:sz w:val="22"/>
                <w:szCs w:val="22"/>
                <w:shd w:val="clear" w:color="auto" w:fill="FFFFFF"/>
                <w:lang w:val="en-US"/>
              </w:rPr>
              <w:t xml:space="preserve"> time</w:t>
            </w:r>
            <w:r w:rsidRPr="00AD2D56">
              <w:rPr>
                <w:rFonts w:ascii="Arial" w:eastAsia="Helvetica" w:hAnsi="Arial" w:cs="Arial"/>
                <w:i/>
                <w:iCs/>
                <w:sz w:val="22"/>
                <w:szCs w:val="22"/>
                <w:shd w:val="clear" w:color="auto" w:fill="FFFFFF"/>
                <w:lang w:val="en-US"/>
              </w:rPr>
              <w:t xml:space="preserve">, including those that have been abandoned by contractors. In some districts, contractors have been paid when the </w:t>
            </w:r>
            <w:r w:rsidR="00FE168C" w:rsidRPr="00AD2D56">
              <w:rPr>
                <w:rFonts w:ascii="Arial" w:eastAsia="Helvetica" w:hAnsi="Arial" w:cs="Arial"/>
                <w:i/>
                <w:iCs/>
                <w:sz w:val="22"/>
                <w:szCs w:val="22"/>
                <w:shd w:val="clear" w:color="auto" w:fill="FFFFFF"/>
                <w:lang w:val="en-US"/>
              </w:rPr>
              <w:t>work is</w:t>
            </w:r>
            <w:r w:rsidRPr="00AD2D56">
              <w:rPr>
                <w:rFonts w:ascii="Arial" w:eastAsia="Helvetica" w:hAnsi="Arial" w:cs="Arial"/>
                <w:i/>
                <w:iCs/>
                <w:sz w:val="22"/>
                <w:szCs w:val="22"/>
                <w:shd w:val="clear" w:color="auto" w:fill="FFFFFF"/>
                <w:lang w:val="en-US"/>
              </w:rPr>
              <w:t xml:space="preserve"> either incomplete or shoddy. We have also come across excellently executed works. Yes, we have come across some. Unfortunately, the good ones have not come out strongly. We want a portal where we can inform citizens about good projects as well, with pictures of neatly completed structures (roads, schools, water systems, etc</w:t>
            </w:r>
            <w:r w:rsidR="00FE168C" w:rsidRPr="00AD2D56">
              <w:rPr>
                <w:rFonts w:ascii="Arial" w:eastAsia="Helvetica" w:hAnsi="Arial" w:cs="Arial"/>
                <w:i/>
                <w:iCs/>
                <w:sz w:val="22"/>
                <w:szCs w:val="22"/>
                <w:shd w:val="clear" w:color="auto" w:fill="FFFFFF"/>
                <w:lang w:val="en-US"/>
              </w:rPr>
              <w:t>.)</w:t>
            </w:r>
            <w:r w:rsidRPr="00AD2D56">
              <w:rPr>
                <w:rFonts w:ascii="Arial" w:eastAsia="Helvetica" w:hAnsi="Arial" w:cs="Arial"/>
                <w:i/>
                <w:iCs/>
                <w:sz w:val="22"/>
                <w:szCs w:val="22"/>
                <w:shd w:val="clear" w:color="auto" w:fill="FFFFFF"/>
                <w:lang w:val="en-US"/>
              </w:rPr>
              <w:t xml:space="preserve"> and commend the contractors and </w:t>
            </w:r>
            <w:r w:rsidR="00FE168C" w:rsidRPr="00AD2D56">
              <w:rPr>
                <w:rFonts w:ascii="Arial" w:eastAsia="Helvetica" w:hAnsi="Arial" w:cs="Arial"/>
                <w:i/>
                <w:iCs/>
                <w:sz w:val="22"/>
                <w:szCs w:val="22"/>
                <w:shd w:val="clear" w:color="auto" w:fill="FFFFFF"/>
                <w:lang w:val="en-US"/>
              </w:rPr>
              <w:t>accounting</w:t>
            </w:r>
            <w:r w:rsidRPr="00AD2D56">
              <w:rPr>
                <w:rFonts w:ascii="Arial" w:eastAsia="Helvetica" w:hAnsi="Arial" w:cs="Arial"/>
                <w:i/>
                <w:iCs/>
                <w:sz w:val="22"/>
                <w:szCs w:val="22"/>
                <w:shd w:val="clear" w:color="auto" w:fill="FFFFFF"/>
                <w:lang w:val="en-US"/>
              </w:rPr>
              <w:t xml:space="preserve"> officers who do </w:t>
            </w:r>
            <w:r w:rsidR="00FE168C" w:rsidRPr="00AD2D56">
              <w:rPr>
                <w:rFonts w:ascii="Arial" w:eastAsia="Helvetica" w:hAnsi="Arial" w:cs="Arial"/>
                <w:i/>
                <w:iCs/>
                <w:sz w:val="22"/>
                <w:szCs w:val="22"/>
                <w:shd w:val="clear" w:color="auto" w:fill="FFFFFF"/>
                <w:lang w:val="en-US"/>
              </w:rPr>
              <w:t>decent</w:t>
            </w:r>
            <w:r w:rsidRPr="00AD2D56">
              <w:rPr>
                <w:rFonts w:ascii="Arial" w:eastAsia="Helvetica" w:hAnsi="Arial" w:cs="Arial"/>
                <w:i/>
                <w:iCs/>
                <w:sz w:val="22"/>
                <w:szCs w:val="22"/>
                <w:shd w:val="clear" w:color="auto" w:fill="FFFFFF"/>
                <w:lang w:val="en-US"/>
              </w:rPr>
              <w:t xml:space="preserve"> work. We s</w:t>
            </w:r>
            <w:r w:rsidR="00001A9F" w:rsidRPr="00AD2D56">
              <w:rPr>
                <w:rFonts w:ascii="Arial" w:eastAsia="Helvetica" w:hAnsi="Arial" w:cs="Arial"/>
                <w:i/>
                <w:iCs/>
                <w:sz w:val="22"/>
                <w:szCs w:val="22"/>
                <w:shd w:val="clear" w:color="auto" w:fill="FFFFFF"/>
                <w:lang w:val="en-US"/>
              </w:rPr>
              <w:t xml:space="preserve">hould also shame those who </w:t>
            </w:r>
            <w:r w:rsidRPr="00AD2D56">
              <w:rPr>
                <w:rFonts w:ascii="Arial" w:eastAsia="Helvetica" w:hAnsi="Arial" w:cs="Arial"/>
                <w:i/>
                <w:iCs/>
                <w:sz w:val="22"/>
                <w:szCs w:val="22"/>
                <w:shd w:val="clear" w:color="auto" w:fill="FFFFFF"/>
                <w:lang w:val="en-US"/>
              </w:rPr>
              <w:t>do shoddy work</w:t>
            </w:r>
            <w:r w:rsidR="00FE168C" w:rsidRPr="00AD2D56">
              <w:rPr>
                <w:rFonts w:ascii="Arial" w:eastAsia="Helvetica" w:hAnsi="Arial" w:cs="Arial"/>
                <w:i/>
                <w:iCs/>
                <w:sz w:val="22"/>
                <w:szCs w:val="22"/>
                <w:shd w:val="clear" w:color="auto" w:fill="FFFFFF"/>
                <w:lang w:val="en-US"/>
              </w:rPr>
              <w:t>.”</w:t>
            </w:r>
            <w:r w:rsidRPr="00AD2D56">
              <w:rPr>
                <w:rFonts w:ascii="Arial" w:eastAsia="Helvetica" w:hAnsi="Arial" w:cs="Arial"/>
                <w:i/>
                <w:iCs/>
                <w:sz w:val="22"/>
                <w:szCs w:val="22"/>
                <w:shd w:val="clear" w:color="auto" w:fill="FFFFFF"/>
                <w:lang w:val="en-US"/>
              </w:rPr>
              <w:t xml:space="preserve"> </w:t>
            </w:r>
            <w:r w:rsidRPr="00AD2D56">
              <w:rPr>
                <w:rFonts w:ascii="Arial" w:eastAsia="Helvetica" w:hAnsi="Arial" w:cs="Arial"/>
                <w:sz w:val="22"/>
                <w:szCs w:val="22"/>
                <w:shd w:val="clear" w:color="auto" w:fill="FFFFFF"/>
                <w:lang w:val="en-US"/>
              </w:rPr>
              <w:t>[Anonymous</w:t>
            </w:r>
            <w:r w:rsidRPr="00AD2D56">
              <w:rPr>
                <w:rFonts w:ascii="Arial" w:eastAsia="Helvetica" w:hAnsi="Arial" w:cs="Arial"/>
                <w:sz w:val="22"/>
                <w:szCs w:val="22"/>
                <w:shd w:val="clear" w:color="auto" w:fill="FFFFFF"/>
              </w:rPr>
              <w:t>TAC</w:t>
            </w:r>
            <w:r w:rsidRPr="00AD2D56">
              <w:rPr>
                <w:rFonts w:ascii="Arial" w:eastAsia="Helvetica" w:hAnsi="Arial" w:cs="Arial"/>
                <w:sz w:val="22"/>
                <w:szCs w:val="22"/>
                <w:shd w:val="clear" w:color="auto" w:fill="FFFFFF"/>
                <w:lang w:val="en-US"/>
              </w:rPr>
              <w:t xml:space="preserve"> Member].</w:t>
            </w:r>
          </w:p>
        </w:tc>
      </w:tr>
    </w:tbl>
    <w:p w14:paraId="0BE83A78" w14:textId="77777777" w:rsidR="00666956" w:rsidRPr="00AD2D56" w:rsidRDefault="00666956" w:rsidP="00057158">
      <w:pPr>
        <w:jc w:val="both"/>
        <w:rPr>
          <w:rFonts w:ascii="Arial" w:hAnsi="Arial" w:cs="Arial"/>
          <w:sz w:val="22"/>
          <w:szCs w:val="22"/>
        </w:rPr>
      </w:pPr>
    </w:p>
    <w:tbl>
      <w:tblPr>
        <w:tblStyle w:val="TableGrid"/>
        <w:tblW w:w="0" w:type="auto"/>
        <w:tblLook w:val="04A0" w:firstRow="1" w:lastRow="0" w:firstColumn="1" w:lastColumn="0" w:noHBand="0" w:noVBand="1"/>
      </w:tblPr>
      <w:tblGrid>
        <w:gridCol w:w="9016"/>
      </w:tblGrid>
      <w:tr w:rsidR="00377CA9" w:rsidRPr="00AD2D56" w14:paraId="1E13B102" w14:textId="77777777">
        <w:tc>
          <w:tcPr>
            <w:tcW w:w="9242" w:type="dxa"/>
          </w:tcPr>
          <w:p w14:paraId="6717B262" w14:textId="77777777" w:rsidR="00666956" w:rsidRPr="00AD2D56" w:rsidRDefault="00666956" w:rsidP="00057158">
            <w:pPr>
              <w:spacing w:line="360" w:lineRule="auto"/>
              <w:jc w:val="both"/>
              <w:textAlignment w:val="baseline"/>
              <w:rPr>
                <w:rStyle w:val="Strong"/>
                <w:rFonts w:ascii="Arial" w:eastAsia="Georgia" w:hAnsi="Arial" w:cs="Arial"/>
                <w:sz w:val="22"/>
                <w:szCs w:val="22"/>
                <w:shd w:val="clear" w:color="auto" w:fill="FFFFFF"/>
                <w:lang w:val="en-US"/>
              </w:rPr>
            </w:pPr>
          </w:p>
          <w:p w14:paraId="13233A90" w14:textId="77777777" w:rsidR="00666956" w:rsidRPr="00AD2D56" w:rsidRDefault="00F957A5" w:rsidP="00057158">
            <w:pPr>
              <w:spacing w:line="360" w:lineRule="auto"/>
              <w:jc w:val="both"/>
              <w:textAlignment w:val="baseline"/>
              <w:rPr>
                <w:rFonts w:ascii="Arial" w:eastAsia="Times New Roman" w:hAnsi="Arial" w:cs="Arial"/>
                <w:b/>
                <w:bCs/>
                <w:sz w:val="22"/>
                <w:szCs w:val="22"/>
                <w:lang w:val="en-US" w:eastAsia="en-GB"/>
              </w:rPr>
            </w:pPr>
            <w:r w:rsidRPr="00AD2D56">
              <w:rPr>
                <w:rStyle w:val="Strong"/>
                <w:rFonts w:ascii="Arial" w:eastAsia="Georgia" w:hAnsi="Arial" w:cs="Arial"/>
                <w:sz w:val="22"/>
                <w:szCs w:val="22"/>
                <w:shd w:val="clear" w:color="auto" w:fill="FFFFFF"/>
                <w:lang w:val="en-US"/>
              </w:rPr>
              <w:t xml:space="preserve">Use Case 4 - Provider </w:t>
            </w:r>
            <w:r w:rsidRPr="00AD2D56">
              <w:rPr>
                <w:rFonts w:ascii="Arial" w:eastAsia="Times New Roman" w:hAnsi="Arial" w:cs="Arial"/>
                <w:b/>
                <w:bCs/>
                <w:sz w:val="22"/>
                <w:szCs w:val="22"/>
                <w:lang w:val="en-US" w:eastAsia="en-GB"/>
              </w:rPr>
              <w:t>Analysis</w:t>
            </w:r>
          </w:p>
          <w:p w14:paraId="498A5B70" w14:textId="32C85971" w:rsidR="00666956" w:rsidRPr="00AD2D56" w:rsidRDefault="00F957A5" w:rsidP="00057158">
            <w:pPr>
              <w:spacing w:line="360" w:lineRule="auto"/>
              <w:jc w:val="both"/>
              <w:textAlignment w:val="baseline"/>
              <w:rPr>
                <w:rFonts w:ascii="Arial" w:hAnsi="Arial" w:cs="Arial"/>
                <w:sz w:val="22"/>
                <w:szCs w:val="22"/>
                <w:lang w:val="en-US"/>
              </w:rPr>
            </w:pPr>
            <w:r w:rsidRPr="00AD2D56">
              <w:rPr>
                <w:rFonts w:ascii="Arial" w:eastAsia="Times New Roman" w:hAnsi="Arial" w:cs="Arial"/>
                <w:sz w:val="22"/>
                <w:szCs w:val="22"/>
                <w:lang w:val="en-US" w:eastAsia="en-GB"/>
              </w:rPr>
              <w:t>Contractors and suppliers can leverage the dashboard to identify business opportunities (based on the planned c</w:t>
            </w:r>
            <w:r w:rsidRPr="00AD2D56">
              <w:rPr>
                <w:rFonts w:ascii="Arial" w:eastAsia="SimSun" w:hAnsi="Arial" w:cs="Arial"/>
                <w:sz w:val="22"/>
                <w:szCs w:val="22"/>
              </w:rPr>
              <w:t>ontract packages of the works, services and supplies</w:t>
            </w:r>
            <w:r w:rsidRPr="00AD2D56">
              <w:rPr>
                <w:rFonts w:ascii="Arial" w:eastAsia="SimSun" w:hAnsi="Arial" w:cs="Arial"/>
                <w:sz w:val="22"/>
                <w:szCs w:val="22"/>
                <w:lang w:val="en-US"/>
              </w:rPr>
              <w:t>)</w:t>
            </w:r>
            <w:r w:rsidRPr="00AD2D56">
              <w:rPr>
                <w:rFonts w:ascii="Arial" w:eastAsia="Times New Roman" w:hAnsi="Arial" w:cs="Arial"/>
                <w:sz w:val="22"/>
                <w:szCs w:val="22"/>
                <w:lang w:val="en-US" w:eastAsia="en-GB"/>
              </w:rPr>
              <w:t>, assess cost trends, and evaluate their own performance relative to competitors. By scrutinizing the best evaluated bidders, and the reasons for their award; the contracts awarded to local contractors as well as foreign providers, f</w:t>
            </w:r>
            <w:r w:rsidRPr="00AD2D56">
              <w:rPr>
                <w:rFonts w:ascii="Arial" w:eastAsia="SimSun" w:hAnsi="Arial" w:cs="Arial"/>
                <w:sz w:val="22"/>
                <w:szCs w:val="22"/>
                <w:lang w:val="en-US"/>
              </w:rPr>
              <w:t xml:space="preserve">unding sources for the respective requirements, as well as the procurement </w:t>
            </w:r>
            <w:r w:rsidRPr="00AD2D56">
              <w:rPr>
                <w:rFonts w:ascii="Arial" w:eastAsia="SimSun" w:hAnsi="Arial" w:cs="Arial"/>
                <w:sz w:val="22"/>
                <w:szCs w:val="22"/>
              </w:rPr>
              <w:t>method</w:t>
            </w:r>
            <w:r w:rsidRPr="00AD2D56">
              <w:rPr>
                <w:rFonts w:ascii="Arial" w:eastAsia="SimSun" w:hAnsi="Arial" w:cs="Arial"/>
                <w:sz w:val="22"/>
                <w:szCs w:val="22"/>
                <w:lang w:val="en-US"/>
              </w:rPr>
              <w:t xml:space="preserve"> </w:t>
            </w:r>
            <w:r w:rsidRPr="00AD2D56">
              <w:rPr>
                <w:rFonts w:ascii="Arial" w:eastAsia="SimSun" w:hAnsi="Arial" w:cs="Arial"/>
                <w:sz w:val="22"/>
                <w:szCs w:val="22"/>
              </w:rPr>
              <w:t>for each contract package</w:t>
            </w:r>
            <w:r w:rsidRPr="00AD2D56">
              <w:rPr>
                <w:rFonts w:ascii="Arial" w:eastAsia="SimSun" w:hAnsi="Arial" w:cs="Arial"/>
                <w:sz w:val="22"/>
                <w:szCs w:val="22"/>
                <w:lang w:val="en-US"/>
              </w:rPr>
              <w:t xml:space="preserve">, estimated </w:t>
            </w:r>
            <w:r w:rsidRPr="00AD2D56">
              <w:rPr>
                <w:rFonts w:ascii="Arial" w:eastAsia="SimSun" w:hAnsi="Arial" w:cs="Arial"/>
                <w:sz w:val="22"/>
                <w:szCs w:val="22"/>
              </w:rPr>
              <w:t xml:space="preserve">time </w:t>
            </w:r>
            <w:r w:rsidRPr="00AD2D56">
              <w:rPr>
                <w:rFonts w:ascii="Arial" w:eastAsia="SimSun" w:hAnsi="Arial" w:cs="Arial"/>
                <w:sz w:val="22"/>
                <w:szCs w:val="22"/>
                <w:lang w:val="en-US"/>
              </w:rPr>
              <w:t xml:space="preserve">schedule for the </w:t>
            </w:r>
            <w:r w:rsidRPr="00AD2D56">
              <w:rPr>
                <w:rFonts w:ascii="Arial" w:eastAsia="SimSun" w:hAnsi="Arial" w:cs="Arial"/>
                <w:sz w:val="22"/>
                <w:szCs w:val="22"/>
              </w:rPr>
              <w:t>procurement</w:t>
            </w:r>
            <w:r w:rsidR="00001A9F" w:rsidRPr="00AD2D56">
              <w:rPr>
                <w:rFonts w:ascii="Arial" w:eastAsia="SimSun" w:hAnsi="Arial" w:cs="Arial"/>
                <w:sz w:val="22"/>
                <w:szCs w:val="22"/>
                <w:lang w:val="en-US"/>
              </w:rPr>
              <w:t xml:space="preserve"> requirements among others</w:t>
            </w:r>
            <w:r w:rsidRPr="00AD2D56">
              <w:rPr>
                <w:rFonts w:ascii="Arial" w:eastAsia="SimSun" w:hAnsi="Arial" w:cs="Arial"/>
                <w:sz w:val="22"/>
                <w:szCs w:val="22"/>
                <w:lang w:val="en-US"/>
              </w:rPr>
              <w:t xml:space="preserve">. The business community </w:t>
            </w:r>
            <w:r w:rsidR="5CF0F4E5" w:rsidRPr="00AD2D56">
              <w:rPr>
                <w:rFonts w:ascii="Arial" w:eastAsia="SimSun" w:hAnsi="Arial" w:cs="Arial"/>
                <w:sz w:val="22"/>
                <w:szCs w:val="22"/>
                <w:lang w:val="en-US"/>
              </w:rPr>
              <w:t>can</w:t>
            </w:r>
            <w:r w:rsidRPr="00AD2D56">
              <w:rPr>
                <w:rFonts w:ascii="Arial" w:hAnsi="Arial" w:cs="Arial"/>
                <w:sz w:val="22"/>
                <w:szCs w:val="22"/>
                <w:lang w:val="en-US"/>
              </w:rPr>
              <w:t xml:space="preserve"> </w:t>
            </w:r>
            <w:r w:rsidR="6D87EB12" w:rsidRPr="00AD2D56">
              <w:rPr>
                <w:rFonts w:ascii="Arial" w:hAnsi="Arial" w:cs="Arial"/>
                <w:sz w:val="22"/>
                <w:szCs w:val="22"/>
                <w:lang w:val="en-US"/>
              </w:rPr>
              <w:t>analyze</w:t>
            </w:r>
            <w:r w:rsidRPr="00AD2D56">
              <w:rPr>
                <w:rFonts w:ascii="Arial" w:hAnsi="Arial" w:cs="Arial"/>
                <w:sz w:val="22"/>
                <w:szCs w:val="22"/>
                <w:lang w:val="en-US"/>
              </w:rPr>
              <w:t xml:space="preserve"> information on the dashboard and use it to prepare and submit a competitive bid. An interview with a one provider [contractor] on public contracting experience and expectations from the dashboard revealed </w:t>
            </w:r>
            <w:proofErr w:type="gramStart"/>
            <w:r w:rsidRPr="00AD2D56">
              <w:rPr>
                <w:rFonts w:ascii="Arial" w:hAnsi="Arial" w:cs="Arial"/>
                <w:sz w:val="22"/>
                <w:szCs w:val="22"/>
                <w:lang w:val="en-US"/>
              </w:rPr>
              <w:t>thus;</w:t>
            </w:r>
            <w:proofErr w:type="gramEnd"/>
          </w:p>
          <w:p w14:paraId="5BE2A935" w14:textId="77777777" w:rsidR="00666956" w:rsidRPr="00AD2D56" w:rsidRDefault="00666956" w:rsidP="00057158">
            <w:pPr>
              <w:ind w:leftChars="300" w:left="720"/>
              <w:jc w:val="both"/>
              <w:textAlignment w:val="baseline"/>
              <w:rPr>
                <w:rFonts w:ascii="Arial" w:hAnsi="Arial" w:cs="Arial"/>
                <w:i/>
                <w:iCs/>
                <w:sz w:val="22"/>
                <w:szCs w:val="22"/>
                <w:lang w:val="en-US"/>
              </w:rPr>
            </w:pPr>
          </w:p>
          <w:p w14:paraId="21824812" w14:textId="0AF9E8E9" w:rsidR="00666956" w:rsidRPr="00AD2D56" w:rsidRDefault="00F957A5" w:rsidP="00057158">
            <w:pPr>
              <w:ind w:leftChars="300" w:left="720"/>
              <w:jc w:val="both"/>
              <w:textAlignment w:val="baseline"/>
              <w:rPr>
                <w:rFonts w:ascii="Arial" w:hAnsi="Arial" w:cs="Arial"/>
                <w:sz w:val="22"/>
                <w:szCs w:val="22"/>
                <w:lang w:val="en-US"/>
              </w:rPr>
            </w:pPr>
            <w:r w:rsidRPr="00AD2D56">
              <w:rPr>
                <w:rFonts w:ascii="Arial" w:hAnsi="Arial" w:cs="Arial"/>
                <w:i/>
                <w:iCs/>
                <w:sz w:val="22"/>
                <w:szCs w:val="22"/>
                <w:lang w:val="en-US"/>
              </w:rPr>
              <w:t xml:space="preserve">“UNRA and </w:t>
            </w:r>
            <w:r w:rsidR="00001A9F" w:rsidRPr="00AD2D56">
              <w:rPr>
                <w:rFonts w:ascii="Arial" w:hAnsi="Arial" w:cs="Arial"/>
                <w:i/>
                <w:iCs/>
                <w:sz w:val="22"/>
                <w:szCs w:val="22"/>
                <w:lang w:val="en-US"/>
              </w:rPr>
              <w:t>Local Governments (</w:t>
            </w:r>
            <w:r w:rsidRPr="00AD2D56">
              <w:rPr>
                <w:rFonts w:ascii="Arial" w:hAnsi="Arial" w:cs="Arial"/>
                <w:i/>
                <w:iCs/>
                <w:sz w:val="22"/>
                <w:szCs w:val="22"/>
                <w:lang w:val="en-US"/>
              </w:rPr>
              <w:t>Districts</w:t>
            </w:r>
            <w:r w:rsidR="00001A9F" w:rsidRPr="00AD2D56">
              <w:rPr>
                <w:rFonts w:ascii="Arial" w:hAnsi="Arial" w:cs="Arial"/>
                <w:i/>
                <w:iCs/>
                <w:sz w:val="22"/>
                <w:szCs w:val="22"/>
                <w:lang w:val="en-US"/>
              </w:rPr>
              <w:t>)</w:t>
            </w:r>
            <w:r w:rsidRPr="00AD2D56">
              <w:rPr>
                <w:rFonts w:ascii="Arial" w:hAnsi="Arial" w:cs="Arial"/>
                <w:i/>
                <w:iCs/>
                <w:sz w:val="22"/>
                <w:szCs w:val="22"/>
                <w:lang w:val="en-US"/>
              </w:rPr>
              <w:t xml:space="preserve"> are my clients. True, all tenders are advertised. The challenge with us contractors is we are ever</w:t>
            </w:r>
            <w:r w:rsidR="00001A9F" w:rsidRPr="00AD2D56">
              <w:rPr>
                <w:rFonts w:ascii="Arial" w:hAnsi="Arial" w:cs="Arial"/>
                <w:i/>
                <w:iCs/>
                <w:sz w:val="22"/>
                <w:szCs w:val="22"/>
                <w:lang w:val="en-US"/>
              </w:rPr>
              <w:t xml:space="preserve"> busy. We buy newspapers but may</w:t>
            </w:r>
            <w:r w:rsidRPr="00AD2D56">
              <w:rPr>
                <w:rFonts w:ascii="Arial" w:hAnsi="Arial" w:cs="Arial"/>
                <w:i/>
                <w:iCs/>
                <w:sz w:val="22"/>
                <w:szCs w:val="22"/>
                <w:lang w:val="en-US"/>
              </w:rPr>
              <w:t xml:space="preserve"> fail to read them in time. At times we miss key information or learn of it late, near the submission deadline. Presently, there are “information brokers</w:t>
            </w:r>
            <w:r w:rsidR="5CF0F4E5" w:rsidRPr="00AD2D56">
              <w:rPr>
                <w:rFonts w:ascii="Arial" w:hAnsi="Arial" w:cs="Arial"/>
                <w:i/>
                <w:iCs/>
                <w:sz w:val="22"/>
                <w:szCs w:val="22"/>
                <w:lang w:val="en-US"/>
              </w:rPr>
              <w:t>.”</w:t>
            </w:r>
            <w:r w:rsidRPr="00AD2D56">
              <w:rPr>
                <w:rFonts w:ascii="Arial" w:hAnsi="Arial" w:cs="Arial"/>
                <w:i/>
                <w:iCs/>
                <w:sz w:val="22"/>
                <w:szCs w:val="22"/>
                <w:lang w:val="en-US"/>
              </w:rPr>
              <w:t xml:space="preserve"> Their business is to source information from </w:t>
            </w:r>
            <w:r w:rsidR="2D451FB0" w:rsidRPr="00AD2D56">
              <w:rPr>
                <w:rFonts w:ascii="Arial" w:hAnsi="Arial" w:cs="Arial"/>
                <w:i/>
                <w:iCs/>
                <w:sz w:val="22"/>
                <w:szCs w:val="22"/>
                <w:lang w:val="en-US"/>
              </w:rPr>
              <w:t>newspapers</w:t>
            </w:r>
            <w:r w:rsidRPr="00AD2D56">
              <w:rPr>
                <w:rFonts w:ascii="Arial" w:hAnsi="Arial" w:cs="Arial"/>
                <w:i/>
                <w:iCs/>
                <w:sz w:val="22"/>
                <w:szCs w:val="22"/>
                <w:lang w:val="en-US"/>
              </w:rPr>
              <w:t xml:space="preserve"> and from Entities. They summarize the essential information, especially scope of </w:t>
            </w:r>
            <w:r w:rsidR="2D451FB0" w:rsidRPr="00AD2D56">
              <w:rPr>
                <w:rFonts w:ascii="Arial" w:hAnsi="Arial" w:cs="Arial"/>
                <w:i/>
                <w:iCs/>
                <w:sz w:val="22"/>
                <w:szCs w:val="22"/>
                <w:lang w:val="en-US"/>
              </w:rPr>
              <w:t>work</w:t>
            </w:r>
            <w:r w:rsidRPr="00AD2D56">
              <w:rPr>
                <w:rFonts w:ascii="Arial" w:hAnsi="Arial" w:cs="Arial"/>
                <w:i/>
                <w:iCs/>
                <w:sz w:val="22"/>
                <w:szCs w:val="22"/>
                <w:lang w:val="en-US"/>
              </w:rPr>
              <w:t xml:space="preserve">, project cost, source of funding, etc. They then pass the information to contractors who have signed up with them, at a fee. To help us, PPDA should direct entities to send tender </w:t>
            </w:r>
            <w:r w:rsidRPr="00AD2D56">
              <w:rPr>
                <w:rFonts w:ascii="Arial" w:hAnsi="Arial" w:cs="Arial"/>
                <w:i/>
                <w:iCs/>
                <w:sz w:val="22"/>
                <w:szCs w:val="22"/>
                <w:lang w:val="en-US"/>
              </w:rPr>
              <w:lastRenderedPageBreak/>
              <w:t>information directly to our phones or emails since we have registered our contacts with them</w:t>
            </w:r>
            <w:r w:rsidR="5CF0F4E5" w:rsidRPr="00AD2D56">
              <w:rPr>
                <w:rFonts w:ascii="Arial" w:hAnsi="Arial" w:cs="Arial"/>
                <w:i/>
                <w:iCs/>
                <w:sz w:val="22"/>
                <w:szCs w:val="22"/>
                <w:lang w:val="en-US"/>
              </w:rPr>
              <w:t>.”</w:t>
            </w:r>
            <w:r w:rsidRPr="00AD2D56">
              <w:rPr>
                <w:rFonts w:ascii="Arial" w:hAnsi="Arial" w:cs="Arial"/>
                <w:i/>
                <w:iCs/>
                <w:sz w:val="22"/>
                <w:szCs w:val="22"/>
                <w:lang w:val="en-US"/>
              </w:rPr>
              <w:t xml:space="preserve"> </w:t>
            </w:r>
            <w:r w:rsidRPr="00AD2D56">
              <w:rPr>
                <w:rFonts w:ascii="Arial" w:hAnsi="Arial" w:cs="Arial"/>
                <w:b/>
                <w:bCs/>
                <w:sz w:val="22"/>
                <w:szCs w:val="22"/>
                <w:lang w:val="en-US"/>
              </w:rPr>
              <w:t xml:space="preserve">[Eng. </w:t>
            </w:r>
            <w:proofErr w:type="spellStart"/>
            <w:r w:rsidRPr="00AD2D56">
              <w:rPr>
                <w:rFonts w:ascii="Arial" w:hAnsi="Arial" w:cs="Arial"/>
                <w:b/>
                <w:bCs/>
                <w:sz w:val="22"/>
                <w:szCs w:val="22"/>
                <w:lang w:val="en-US"/>
              </w:rPr>
              <w:t>Kwesiga</w:t>
            </w:r>
            <w:proofErr w:type="spellEnd"/>
            <w:r w:rsidRPr="00AD2D56">
              <w:rPr>
                <w:rFonts w:ascii="Arial" w:hAnsi="Arial" w:cs="Arial"/>
                <w:b/>
                <w:bCs/>
                <w:sz w:val="22"/>
                <w:szCs w:val="22"/>
                <w:lang w:val="en-US"/>
              </w:rPr>
              <w:t>, Civil Engineering Contractor</w:t>
            </w:r>
            <w:r w:rsidRPr="00AD2D56">
              <w:rPr>
                <w:rFonts w:ascii="Arial" w:hAnsi="Arial" w:cs="Arial"/>
                <w:sz w:val="22"/>
                <w:szCs w:val="22"/>
                <w:lang w:val="en-US"/>
              </w:rPr>
              <w:t xml:space="preserve">] </w:t>
            </w:r>
          </w:p>
        </w:tc>
      </w:tr>
    </w:tbl>
    <w:p w14:paraId="747A64BA" w14:textId="77777777" w:rsidR="00666956" w:rsidRPr="00AD2D56" w:rsidRDefault="00666956" w:rsidP="00057158">
      <w:pPr>
        <w:jc w:val="both"/>
        <w:rPr>
          <w:rFonts w:ascii="Arial" w:eastAsia="Times New Roman" w:hAnsi="Arial" w:cs="Arial"/>
          <w:b/>
          <w:bCs/>
          <w:sz w:val="22"/>
          <w:szCs w:val="22"/>
          <w:lang w:val="en-US" w:eastAsia="en-GB"/>
        </w:rPr>
      </w:pPr>
    </w:p>
    <w:p w14:paraId="16772CF5" w14:textId="77777777" w:rsidR="00666956" w:rsidRPr="00AD2D56" w:rsidRDefault="00F957A5" w:rsidP="00057158">
      <w:pPr>
        <w:pStyle w:val="Heading2"/>
        <w:jc w:val="both"/>
        <w:rPr>
          <w:rFonts w:cs="Arial"/>
          <w:b/>
          <w:bCs/>
          <w:color w:val="auto"/>
          <w:sz w:val="22"/>
          <w:szCs w:val="22"/>
        </w:rPr>
      </w:pPr>
      <w:bookmarkStart w:id="66" w:name="_Toc22866"/>
      <w:bookmarkStart w:id="67" w:name="_Toc138691227"/>
      <w:r w:rsidRPr="00AD2D56">
        <w:rPr>
          <w:rFonts w:cs="Arial"/>
          <w:b/>
          <w:bCs/>
          <w:color w:val="auto"/>
          <w:sz w:val="22"/>
          <w:szCs w:val="22"/>
          <w:lang w:val="en-US"/>
        </w:rPr>
        <w:t>4.3 A</w:t>
      </w:r>
      <w:r w:rsidRPr="00AD2D56">
        <w:rPr>
          <w:rFonts w:cs="Arial"/>
          <w:b/>
          <w:bCs/>
          <w:color w:val="auto"/>
          <w:sz w:val="22"/>
          <w:szCs w:val="22"/>
        </w:rPr>
        <w:t>nal</w:t>
      </w:r>
      <w:proofErr w:type="spellStart"/>
      <w:r w:rsidRPr="00AD2D56">
        <w:rPr>
          <w:rFonts w:cs="Arial"/>
          <w:b/>
          <w:bCs/>
          <w:color w:val="auto"/>
          <w:sz w:val="22"/>
          <w:szCs w:val="22"/>
          <w:lang w:val="en-US"/>
        </w:rPr>
        <w:t>ysis</w:t>
      </w:r>
      <w:proofErr w:type="spellEnd"/>
      <w:r w:rsidRPr="00AD2D56">
        <w:rPr>
          <w:rFonts w:cs="Arial"/>
          <w:b/>
          <w:bCs/>
          <w:color w:val="auto"/>
          <w:sz w:val="22"/>
          <w:szCs w:val="22"/>
          <w:lang w:val="en-US"/>
        </w:rPr>
        <w:t xml:space="preserve"> of </w:t>
      </w:r>
      <w:r w:rsidRPr="00AD2D56">
        <w:rPr>
          <w:rFonts w:cs="Arial"/>
          <w:b/>
          <w:bCs/>
          <w:color w:val="auto"/>
          <w:sz w:val="22"/>
          <w:szCs w:val="22"/>
        </w:rPr>
        <w:t>Infrastructure Disclosure Practices</w:t>
      </w:r>
      <w:bookmarkEnd w:id="66"/>
      <w:bookmarkEnd w:id="67"/>
    </w:p>
    <w:p w14:paraId="7504705E" w14:textId="3CA30A15" w:rsidR="00666956" w:rsidRPr="00AD2D56" w:rsidRDefault="00F957A5" w:rsidP="00057158">
      <w:pPr>
        <w:pStyle w:val="Heading3"/>
        <w:jc w:val="both"/>
        <w:rPr>
          <w:sz w:val="22"/>
          <w:szCs w:val="22"/>
          <w:lang w:val="en-US"/>
        </w:rPr>
      </w:pPr>
      <w:bookmarkStart w:id="68" w:name="_Toc25049"/>
      <w:bookmarkStart w:id="69" w:name="_Toc138691228"/>
      <w:r w:rsidRPr="00AD2D56">
        <w:rPr>
          <w:sz w:val="22"/>
          <w:szCs w:val="22"/>
          <w:lang w:val="en-US"/>
        </w:rPr>
        <w:t>4.3.1 Overall summary</w:t>
      </w:r>
      <w:bookmarkEnd w:id="68"/>
      <w:bookmarkEnd w:id="69"/>
    </w:p>
    <w:p w14:paraId="4657BD49" w14:textId="62A99291" w:rsidR="00666956" w:rsidRPr="00AD2D56" w:rsidRDefault="00F957A5" w:rsidP="00057158">
      <w:pPr>
        <w:spacing w:line="360" w:lineRule="auto"/>
        <w:jc w:val="both"/>
        <w:rPr>
          <w:rFonts w:ascii="Arial" w:hAnsi="Arial" w:cs="Arial"/>
          <w:sz w:val="22"/>
          <w:szCs w:val="22"/>
          <w:lang w:val="en-US"/>
        </w:rPr>
      </w:pPr>
      <w:r w:rsidRPr="00AD2D56">
        <w:rPr>
          <w:rFonts w:ascii="Arial" w:eastAsia="Times New Roman" w:hAnsi="Arial" w:cs="Arial"/>
          <w:sz w:val="22"/>
          <w:szCs w:val="22"/>
          <w:lang w:val="en-US" w:eastAsia="en-GB"/>
        </w:rPr>
        <w:t xml:space="preserve">The analysis was based on </w:t>
      </w:r>
      <w:r w:rsidR="00925371" w:rsidRPr="00AD2D56">
        <w:rPr>
          <w:rFonts w:ascii="Arial" w:eastAsia="Times New Roman" w:hAnsi="Arial" w:cs="Arial"/>
          <w:sz w:val="22"/>
          <w:szCs w:val="22"/>
          <w:lang w:val="en-US" w:eastAsia="en-GB"/>
        </w:rPr>
        <w:t xml:space="preserve">the </w:t>
      </w:r>
      <w:r w:rsidR="6D87EB12" w:rsidRPr="00AD2D56">
        <w:rPr>
          <w:rFonts w:ascii="Arial" w:eastAsia="Times New Roman" w:hAnsi="Arial" w:cs="Arial"/>
          <w:sz w:val="22"/>
          <w:szCs w:val="22"/>
          <w:lang w:val="en-US" w:eastAsia="en-GB"/>
        </w:rPr>
        <w:t>I</w:t>
      </w:r>
      <w:r w:rsidR="6D87EB12" w:rsidRPr="00AD2D56">
        <w:rPr>
          <w:rFonts w:ascii="Arial" w:eastAsia="MinionPro-Regular" w:hAnsi="Arial" w:cs="Arial"/>
          <w:sz w:val="22"/>
          <w:szCs w:val="22"/>
        </w:rPr>
        <w:t>nfrastructure</w:t>
      </w:r>
      <w:r w:rsidRPr="00AD2D56">
        <w:rPr>
          <w:rFonts w:ascii="Arial" w:eastAsia="MinionPro-Regular" w:hAnsi="Arial" w:cs="Arial"/>
          <w:sz w:val="22"/>
          <w:szCs w:val="22"/>
        </w:rPr>
        <w:t xml:space="preserve"> data</w:t>
      </w:r>
      <w:r w:rsidRPr="00AD2D56">
        <w:rPr>
          <w:rFonts w:ascii="Arial" w:eastAsia="MinionPro-Regular" w:hAnsi="Arial" w:cs="Arial"/>
          <w:sz w:val="22"/>
          <w:szCs w:val="22"/>
          <w:lang w:val="en-US"/>
        </w:rPr>
        <w:t xml:space="preserve"> </w:t>
      </w:r>
      <w:r w:rsidRPr="00AD2D56">
        <w:rPr>
          <w:rFonts w:ascii="Arial" w:eastAsia="MinionPro-Regular" w:hAnsi="Arial" w:cs="Arial"/>
          <w:sz w:val="22"/>
          <w:szCs w:val="22"/>
        </w:rPr>
        <w:t xml:space="preserve">disclosed by </w:t>
      </w:r>
      <w:r w:rsidRPr="00AD2D56">
        <w:rPr>
          <w:rFonts w:ascii="Arial" w:eastAsia="MinionPro-Regular" w:hAnsi="Arial" w:cs="Arial"/>
          <w:sz w:val="22"/>
          <w:szCs w:val="22"/>
          <w:lang w:val="en-US"/>
        </w:rPr>
        <w:t>Procuring and Disposing Entities (P</w:t>
      </w:r>
      <w:r w:rsidRPr="00AD2D56">
        <w:rPr>
          <w:rFonts w:ascii="Arial" w:eastAsia="MinionPro-Regular" w:hAnsi="Arial" w:cs="Arial"/>
          <w:sz w:val="22"/>
          <w:szCs w:val="22"/>
        </w:rPr>
        <w:t>DEs</w:t>
      </w:r>
      <w:r w:rsidRPr="00AD2D56">
        <w:rPr>
          <w:rFonts w:ascii="Arial" w:eastAsia="MinionPro-Regular" w:hAnsi="Arial" w:cs="Arial"/>
          <w:sz w:val="22"/>
          <w:szCs w:val="22"/>
          <w:lang w:val="en-US"/>
        </w:rPr>
        <w:t>)</w:t>
      </w:r>
      <w:r w:rsidRPr="00AD2D56">
        <w:rPr>
          <w:rFonts w:ascii="Arial" w:eastAsia="MinionPro-Regular" w:hAnsi="Arial" w:cs="Arial"/>
          <w:sz w:val="22"/>
          <w:szCs w:val="22"/>
        </w:rPr>
        <w:t xml:space="preserve"> on the Government Procurement Portal (GPP)</w:t>
      </w:r>
      <w:r w:rsidRPr="00AD2D56">
        <w:rPr>
          <w:rFonts w:ascii="Arial" w:eastAsia="MinionPro-Regular" w:hAnsi="Arial" w:cs="Arial"/>
          <w:sz w:val="22"/>
          <w:szCs w:val="22"/>
          <w:lang w:val="en-US"/>
        </w:rPr>
        <w:t xml:space="preserve"> during </w:t>
      </w:r>
      <w:bookmarkStart w:id="70" w:name="_Int_aVfGFhxK"/>
      <w:r w:rsidR="2D451FB0" w:rsidRPr="00AD2D56">
        <w:rPr>
          <w:rFonts w:ascii="Arial" w:eastAsia="MinionPro-Regular" w:hAnsi="Arial" w:cs="Arial"/>
          <w:sz w:val="22"/>
          <w:szCs w:val="22"/>
          <w:lang w:val="en-US"/>
        </w:rPr>
        <w:t>financial</w:t>
      </w:r>
      <w:r w:rsidRPr="00AD2D56">
        <w:rPr>
          <w:rFonts w:ascii="Arial" w:eastAsia="MinionPro-Regular" w:hAnsi="Arial" w:cs="Arial"/>
          <w:sz w:val="22"/>
          <w:szCs w:val="22"/>
          <w:lang w:val="en-US"/>
        </w:rPr>
        <w:t xml:space="preserve"> years</w:t>
      </w:r>
      <w:bookmarkEnd w:id="70"/>
      <w:r w:rsidRPr="00AD2D56">
        <w:rPr>
          <w:rFonts w:ascii="Arial" w:eastAsia="MinionPro-Regular" w:hAnsi="Arial" w:cs="Arial"/>
          <w:sz w:val="22"/>
          <w:szCs w:val="22"/>
          <w:lang w:val="en-US"/>
        </w:rPr>
        <w:t xml:space="preserve"> 2021/21-2022/23. From the data, 13 PDEs</w:t>
      </w:r>
      <w:r w:rsidRPr="00AD2D56">
        <w:rPr>
          <w:rFonts w:ascii="Arial" w:hAnsi="Arial" w:cs="Arial"/>
          <w:sz w:val="22"/>
          <w:szCs w:val="22"/>
          <w:lang w:val="en-US"/>
        </w:rPr>
        <w:t xml:space="preserve"> had posted data on infrastructure</w:t>
      </w:r>
      <w:r w:rsidRPr="00AD2D56">
        <w:rPr>
          <w:rFonts w:ascii="Arial" w:eastAsia="MinionPro-Regular" w:hAnsi="Arial" w:cs="Arial"/>
          <w:sz w:val="22"/>
          <w:szCs w:val="22"/>
        </w:rPr>
        <w:t xml:space="preserve"> </w:t>
      </w:r>
      <w:r w:rsidRPr="00AD2D56">
        <w:rPr>
          <w:rFonts w:ascii="Arial" w:hAnsi="Arial" w:cs="Arial"/>
          <w:sz w:val="22"/>
          <w:szCs w:val="22"/>
          <w:lang w:val="en-US"/>
        </w:rPr>
        <w:t xml:space="preserve">on GPP for 135 projects. The overall value of awarded contracted amounted to UGX </w:t>
      </w:r>
      <w:r w:rsidRPr="00AD2D56">
        <w:rPr>
          <w:rFonts w:ascii="Arial" w:hAnsi="Arial" w:cs="Arial"/>
          <w:sz w:val="22"/>
          <w:szCs w:val="22"/>
        </w:rPr>
        <w:t>357,400,654,960</w:t>
      </w:r>
      <w:r w:rsidRPr="00AD2D56">
        <w:rPr>
          <w:rFonts w:ascii="Arial" w:hAnsi="Arial" w:cs="Arial"/>
          <w:sz w:val="22"/>
          <w:szCs w:val="22"/>
          <w:lang w:val="en-US"/>
        </w:rPr>
        <w:t xml:space="preserve">. </w:t>
      </w:r>
    </w:p>
    <w:p w14:paraId="1E68AC14" w14:textId="77777777" w:rsidR="00925371" w:rsidRPr="00AD2D56" w:rsidRDefault="00925371" w:rsidP="00057158">
      <w:pPr>
        <w:spacing w:line="360" w:lineRule="auto"/>
        <w:jc w:val="both"/>
        <w:rPr>
          <w:rFonts w:ascii="Arial" w:hAnsi="Arial" w:cs="Arial"/>
          <w:sz w:val="22"/>
          <w:szCs w:val="22"/>
          <w:lang w:val="en-US"/>
        </w:rPr>
      </w:pPr>
    </w:p>
    <w:p w14:paraId="309E4838" w14:textId="77777777" w:rsidR="00925371" w:rsidRPr="00AD2D56" w:rsidRDefault="00925371" w:rsidP="00057158">
      <w:pPr>
        <w:spacing w:line="360" w:lineRule="auto"/>
        <w:jc w:val="both"/>
        <w:rPr>
          <w:rFonts w:ascii="Arial" w:hAnsi="Arial" w:cs="Arial"/>
          <w:sz w:val="22"/>
          <w:szCs w:val="22"/>
          <w:lang w:val="en-US"/>
        </w:rPr>
      </w:pPr>
    </w:p>
    <w:p w14:paraId="434554B9" w14:textId="77777777" w:rsidR="00925371" w:rsidRPr="00AD2D56" w:rsidRDefault="00925371" w:rsidP="00057158">
      <w:pPr>
        <w:spacing w:line="360" w:lineRule="auto"/>
        <w:jc w:val="both"/>
        <w:rPr>
          <w:rFonts w:ascii="Arial" w:hAnsi="Arial" w:cs="Arial"/>
          <w:sz w:val="22"/>
          <w:szCs w:val="22"/>
          <w:lang w:val="en-US"/>
        </w:rPr>
      </w:pPr>
    </w:p>
    <w:p w14:paraId="2F056C04" w14:textId="77777777" w:rsidR="00666956" w:rsidRPr="00AD2D56" w:rsidRDefault="00F957A5" w:rsidP="00057158">
      <w:pPr>
        <w:pStyle w:val="Heading3"/>
        <w:jc w:val="both"/>
        <w:rPr>
          <w:bCs/>
          <w:sz w:val="22"/>
          <w:szCs w:val="22"/>
        </w:rPr>
      </w:pPr>
      <w:bookmarkStart w:id="71" w:name="_Toc20558"/>
      <w:bookmarkStart w:id="72" w:name="_Toc138691229"/>
      <w:r w:rsidRPr="00AD2D56">
        <w:rPr>
          <w:bCs/>
          <w:sz w:val="22"/>
          <w:szCs w:val="22"/>
          <w:lang w:val="en-US"/>
        </w:rPr>
        <w:t xml:space="preserve">4.3.2 </w:t>
      </w:r>
      <w:r w:rsidRPr="00AD2D56">
        <w:rPr>
          <w:bCs/>
          <w:sz w:val="22"/>
          <w:szCs w:val="22"/>
        </w:rPr>
        <w:t>Average number of bids per tender for competitive methods</w:t>
      </w:r>
      <w:bookmarkEnd w:id="71"/>
      <w:bookmarkEnd w:id="72"/>
    </w:p>
    <w:p w14:paraId="7E0DAEC4" w14:textId="77777777" w:rsidR="00666956" w:rsidRPr="00AD2D56" w:rsidRDefault="00666956" w:rsidP="00057158">
      <w:pPr>
        <w:spacing w:line="360" w:lineRule="auto"/>
        <w:jc w:val="both"/>
        <w:rPr>
          <w:rFonts w:ascii="Arial" w:hAnsi="Arial" w:cs="Arial"/>
          <w:sz w:val="22"/>
          <w:szCs w:val="22"/>
          <w:lang w:val="en-US"/>
        </w:rPr>
      </w:pPr>
      <w:bookmarkStart w:id="73" w:name="_Toc22021"/>
    </w:p>
    <w:p w14:paraId="6DF682D2" w14:textId="00A22C24" w:rsidR="00666956" w:rsidRPr="00AD2D56" w:rsidRDefault="00F957A5" w:rsidP="00057158">
      <w:pPr>
        <w:spacing w:line="360" w:lineRule="auto"/>
        <w:jc w:val="both"/>
        <w:rPr>
          <w:rFonts w:ascii="Arial" w:hAnsi="Arial" w:cs="Arial"/>
          <w:bCs/>
          <w:sz w:val="22"/>
          <w:szCs w:val="22"/>
        </w:rPr>
      </w:pPr>
      <w:r w:rsidRPr="00AD2D56">
        <w:rPr>
          <w:rFonts w:ascii="Arial" w:hAnsi="Arial" w:cs="Arial"/>
          <w:sz w:val="22"/>
          <w:szCs w:val="22"/>
          <w:lang w:val="en-US"/>
        </w:rPr>
        <w:t xml:space="preserve">A competitive procurement method is one that is </w:t>
      </w:r>
      <w:r w:rsidRPr="00AD2D56">
        <w:rPr>
          <w:rFonts w:ascii="Arial" w:hAnsi="Arial" w:cs="Arial"/>
          <w:sz w:val="22"/>
          <w:szCs w:val="22"/>
        </w:rPr>
        <w:t>open to participation on equal terms by all providers through advertisement of the procurement opportunity.</w:t>
      </w:r>
      <w:r w:rsidRPr="00AD2D56">
        <w:rPr>
          <w:rFonts w:ascii="Arial" w:hAnsi="Arial" w:cs="Arial"/>
          <w:sz w:val="22"/>
          <w:szCs w:val="22"/>
          <w:lang w:val="en-US"/>
        </w:rPr>
        <w:t xml:space="preserve"> Under the PPDA law, these methods include open domestic and open international methods. For the period under review, there were 384 open tenders, with a total of 531 bids, of which 506 bids were in response to open domestic bidding while 25 were from open international bidding procurement methods. Bids received through non-competitive methods: including two (selective international bidding) and 16 (selective national bidding) have not been included in the calculation. Therefore, the average number of bids per tender was 1.38 bids (that is, 531/384), which is low. C</w:t>
      </w:r>
      <w:r w:rsidRPr="00AD2D56">
        <w:rPr>
          <w:rFonts w:ascii="Arial" w:hAnsi="Arial" w:cs="Arial"/>
          <w:sz w:val="22"/>
          <w:szCs w:val="22"/>
        </w:rPr>
        <w:t xml:space="preserve">ompetitive methods are expected to attract </w:t>
      </w:r>
      <w:r w:rsidRPr="00AD2D56">
        <w:rPr>
          <w:rFonts w:ascii="Arial" w:hAnsi="Arial" w:cs="Arial"/>
          <w:sz w:val="22"/>
          <w:szCs w:val="22"/>
          <w:lang w:val="en-US"/>
        </w:rPr>
        <w:t xml:space="preserve">competition and ensure </w:t>
      </w:r>
      <w:r w:rsidRPr="00AD2D56">
        <w:rPr>
          <w:rFonts w:ascii="Arial" w:hAnsi="Arial" w:cs="Arial"/>
          <w:sz w:val="22"/>
          <w:szCs w:val="22"/>
        </w:rPr>
        <w:t xml:space="preserve">the best value for money. </w:t>
      </w:r>
      <w:r w:rsidRPr="00AD2D56">
        <w:rPr>
          <w:rFonts w:ascii="Arial" w:hAnsi="Arial" w:cs="Arial"/>
          <w:sz w:val="22"/>
          <w:szCs w:val="22"/>
          <w:lang w:val="en-US"/>
        </w:rPr>
        <w:t xml:space="preserve">This outcome suggests that there was limited competition from the supply market, either due to limited capacity of providers to bid for the contracts advertised or there was no adequate information regarding the tender information or indeed </w:t>
      </w:r>
      <w:r w:rsidRPr="00AD2D56">
        <w:rPr>
          <w:rFonts w:ascii="Arial" w:hAnsi="Arial" w:cs="Arial"/>
          <w:sz w:val="22"/>
          <w:szCs w:val="22"/>
        </w:rPr>
        <w:t>barriers to entry for potential bidders.</w:t>
      </w:r>
      <w:r w:rsidRPr="00AD2D56">
        <w:rPr>
          <w:rFonts w:ascii="Arial" w:hAnsi="Arial" w:cs="Arial"/>
          <w:sz w:val="22"/>
          <w:szCs w:val="22"/>
          <w:lang w:val="en-US"/>
        </w:rPr>
        <w:t xml:space="preserve"> </w:t>
      </w:r>
      <w:r w:rsidRPr="00AD2D56">
        <w:rPr>
          <w:rFonts w:ascii="Arial" w:hAnsi="Arial" w:cs="Arial"/>
          <w:bCs/>
          <w:sz w:val="22"/>
          <w:szCs w:val="22"/>
          <w:lang w:val="en-US"/>
        </w:rPr>
        <w:t xml:space="preserve">Figure 1 </w:t>
      </w:r>
      <w:r w:rsidRPr="00AD2D56">
        <w:rPr>
          <w:rFonts w:ascii="Arial" w:hAnsi="Arial" w:cs="Arial"/>
          <w:bCs/>
          <w:sz w:val="22"/>
          <w:szCs w:val="22"/>
        </w:rPr>
        <w:t xml:space="preserve">shows the number of bids received </w:t>
      </w:r>
      <w:r w:rsidRPr="00AD2D56">
        <w:rPr>
          <w:rFonts w:ascii="Arial" w:hAnsi="Arial" w:cs="Arial"/>
          <w:bCs/>
          <w:sz w:val="22"/>
          <w:szCs w:val="22"/>
          <w:lang w:val="en-US"/>
        </w:rPr>
        <w:t>by pr</w:t>
      </w:r>
      <w:r w:rsidRPr="00AD2D56">
        <w:rPr>
          <w:rFonts w:ascii="Arial" w:hAnsi="Arial" w:cs="Arial"/>
          <w:bCs/>
          <w:sz w:val="22"/>
          <w:szCs w:val="22"/>
        </w:rPr>
        <w:t>ocurement method.</w:t>
      </w:r>
      <w:bookmarkEnd w:id="73"/>
      <w:r w:rsidRPr="00AD2D56">
        <w:rPr>
          <w:rFonts w:ascii="Arial" w:hAnsi="Arial" w:cs="Arial"/>
          <w:bCs/>
          <w:sz w:val="22"/>
          <w:szCs w:val="22"/>
        </w:rPr>
        <w:t xml:space="preserve"> </w:t>
      </w:r>
    </w:p>
    <w:p w14:paraId="2505A89A" w14:textId="2EB1CB91" w:rsidR="00666956" w:rsidRPr="00AD2D56" w:rsidRDefault="00F957A5" w:rsidP="00057158">
      <w:pPr>
        <w:jc w:val="both"/>
        <w:rPr>
          <w:rFonts w:ascii="Arial" w:hAnsi="Arial" w:cs="Arial"/>
          <w:sz w:val="22"/>
          <w:szCs w:val="22"/>
        </w:rPr>
      </w:pPr>
      <w:del w:id="74" w:author="Cengkuru Michael" w:date="2023-06-27T08:00:00Z">
        <w:r w:rsidRPr="00AD2D56" w:rsidDel="00A80FC9">
          <w:rPr>
            <w:rFonts w:ascii="Arial" w:hAnsi="Arial" w:cs="Arial"/>
            <w:noProof/>
            <w:sz w:val="22"/>
            <w:szCs w:val="22"/>
            <w:lang w:val="en-US"/>
          </w:rPr>
          <w:drawing>
            <wp:inline distT="0" distB="0" distL="114300" distR="114300" wp14:anchorId="446E1389" wp14:editId="23EBCB1E">
              <wp:extent cx="5636895" cy="275526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636895" cy="2755265"/>
                      </a:xfrm>
                      <a:prstGeom prst="rect">
                        <a:avLst/>
                      </a:prstGeom>
                      <a:noFill/>
                      <a:ln>
                        <a:noFill/>
                      </a:ln>
                    </pic:spPr>
                  </pic:pic>
                </a:graphicData>
              </a:graphic>
            </wp:inline>
          </w:drawing>
        </w:r>
      </w:del>
      <w:ins w:id="75" w:author="Cengkuru Michael" w:date="2023-06-27T08:00:00Z">
        <w:r w:rsidR="00A80FC9">
          <w:rPr>
            <w:rFonts w:ascii="Arial" w:hAnsi="Arial" w:cs="Arial"/>
            <w:noProof/>
            <w:sz w:val="22"/>
            <w:szCs w:val="22"/>
            <w14:ligatures w14:val="none"/>
          </w:rPr>
          <w:drawing>
            <wp:inline distT="0" distB="0" distL="0" distR="0" wp14:anchorId="75DB3E3B" wp14:editId="59D803AB">
              <wp:extent cx="5731510" cy="1219835"/>
              <wp:effectExtent l="0" t="0" r="0" b="0"/>
              <wp:docPr id="63675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8504" name="Picture 636758504"/>
                      <pic:cNvPicPr/>
                    </pic:nvPicPr>
                    <pic:blipFill>
                      <a:blip r:embed="rId18">
                        <a:extLst>
                          <a:ext uri="{28A0092B-C50C-407E-A947-70E740481C1C}">
                            <a14:useLocalDpi xmlns:a14="http://schemas.microsoft.com/office/drawing/2010/main" val="0"/>
                          </a:ext>
                        </a:extLst>
                      </a:blip>
                      <a:stretch>
                        <a:fillRect/>
                      </a:stretch>
                    </pic:blipFill>
                    <pic:spPr>
                      <a:xfrm>
                        <a:off x="0" y="0"/>
                        <a:ext cx="5731510" cy="1219835"/>
                      </a:xfrm>
                      <a:prstGeom prst="rect">
                        <a:avLst/>
                      </a:prstGeom>
                    </pic:spPr>
                  </pic:pic>
                </a:graphicData>
              </a:graphic>
            </wp:inline>
          </w:drawing>
        </w:r>
      </w:ins>
    </w:p>
    <w:p w14:paraId="6521EE97" w14:textId="77777777" w:rsidR="00666956" w:rsidRPr="00AD2D56" w:rsidRDefault="00666956" w:rsidP="00057158">
      <w:pPr>
        <w:jc w:val="both"/>
        <w:rPr>
          <w:rFonts w:ascii="Arial" w:hAnsi="Arial" w:cs="Arial"/>
          <w:sz w:val="22"/>
          <w:szCs w:val="22"/>
          <w:lang w:val="en-US"/>
        </w:rPr>
      </w:pPr>
    </w:p>
    <w:p w14:paraId="61CAFE1B" w14:textId="77777777" w:rsidR="00666956" w:rsidRPr="00AD2D56" w:rsidRDefault="00F957A5" w:rsidP="00057158">
      <w:pPr>
        <w:jc w:val="both"/>
        <w:rPr>
          <w:rFonts w:ascii="Arial" w:hAnsi="Arial" w:cs="Arial"/>
          <w:sz w:val="22"/>
          <w:szCs w:val="22"/>
        </w:rPr>
      </w:pPr>
      <w:bookmarkStart w:id="76" w:name="_Toc7887"/>
      <w:bookmarkStart w:id="77" w:name="_Toc613"/>
      <w:bookmarkStart w:id="78" w:name="_Toc17246"/>
      <w:r w:rsidRPr="00AD2D56">
        <w:rPr>
          <w:rFonts w:ascii="Arial" w:hAnsi="Arial" w:cs="Arial"/>
          <w:sz w:val="22"/>
          <w:szCs w:val="22"/>
        </w:rPr>
        <w:t xml:space="preserve">Figure </w:t>
      </w:r>
      <w:r w:rsidRPr="00AD2D56">
        <w:rPr>
          <w:rFonts w:ascii="Arial" w:hAnsi="Arial" w:cs="Arial"/>
          <w:sz w:val="22"/>
          <w:szCs w:val="22"/>
        </w:rPr>
        <w:fldChar w:fldCharType="begin"/>
      </w:r>
      <w:r w:rsidRPr="00AD2D56">
        <w:rPr>
          <w:rFonts w:ascii="Arial" w:hAnsi="Arial" w:cs="Arial"/>
          <w:sz w:val="22"/>
          <w:szCs w:val="22"/>
        </w:rPr>
        <w:instrText xml:space="preserve"> SEQ Figure \* ARABIC </w:instrText>
      </w:r>
      <w:r w:rsidRPr="00AD2D56">
        <w:rPr>
          <w:rFonts w:ascii="Arial" w:hAnsi="Arial" w:cs="Arial"/>
          <w:sz w:val="22"/>
          <w:szCs w:val="22"/>
        </w:rPr>
        <w:fldChar w:fldCharType="separate"/>
      </w:r>
      <w:r w:rsidRPr="00AD2D56">
        <w:rPr>
          <w:rFonts w:ascii="Arial" w:hAnsi="Arial" w:cs="Arial"/>
          <w:sz w:val="22"/>
          <w:szCs w:val="22"/>
        </w:rPr>
        <w:t>1</w:t>
      </w:r>
      <w:r w:rsidRPr="00AD2D56">
        <w:rPr>
          <w:rFonts w:ascii="Arial" w:hAnsi="Arial" w:cs="Arial"/>
          <w:sz w:val="22"/>
          <w:szCs w:val="22"/>
        </w:rPr>
        <w:fldChar w:fldCharType="end"/>
      </w:r>
      <w:bookmarkStart w:id="79" w:name="_Toc11619"/>
      <w:r w:rsidRPr="00AD2D56">
        <w:rPr>
          <w:rFonts w:ascii="Arial" w:hAnsi="Arial" w:cs="Arial"/>
          <w:sz w:val="22"/>
          <w:szCs w:val="22"/>
          <w:lang w:val="en-US"/>
        </w:rPr>
        <w:t>: N</w:t>
      </w:r>
      <w:r w:rsidRPr="00AD2D56">
        <w:rPr>
          <w:rFonts w:ascii="Arial" w:hAnsi="Arial" w:cs="Arial"/>
          <w:sz w:val="22"/>
          <w:szCs w:val="22"/>
        </w:rPr>
        <w:t xml:space="preserve">umber of bids received </w:t>
      </w:r>
      <w:r w:rsidRPr="00AD2D56">
        <w:rPr>
          <w:rFonts w:ascii="Arial" w:hAnsi="Arial" w:cs="Arial"/>
          <w:sz w:val="22"/>
          <w:szCs w:val="22"/>
          <w:lang w:val="en-US"/>
        </w:rPr>
        <w:t>by  pr</w:t>
      </w:r>
      <w:r w:rsidRPr="00AD2D56">
        <w:rPr>
          <w:rFonts w:ascii="Arial" w:hAnsi="Arial" w:cs="Arial"/>
          <w:sz w:val="22"/>
          <w:szCs w:val="22"/>
        </w:rPr>
        <w:t>ocurement method</w:t>
      </w:r>
      <w:r w:rsidRPr="00AD2D56">
        <w:rPr>
          <w:rFonts w:ascii="Arial" w:hAnsi="Arial" w:cs="Arial"/>
          <w:sz w:val="22"/>
          <w:szCs w:val="22"/>
          <w:lang w:val="en-US"/>
        </w:rPr>
        <w:t xml:space="preserve"> </w:t>
      </w:r>
      <w:bookmarkEnd w:id="76"/>
      <w:bookmarkEnd w:id="77"/>
      <w:bookmarkEnd w:id="79"/>
    </w:p>
    <w:p w14:paraId="43833730" w14:textId="77777777" w:rsidR="00666956" w:rsidRPr="00AD2D56" w:rsidRDefault="00F957A5" w:rsidP="00057158">
      <w:pPr>
        <w:pStyle w:val="Heading3"/>
        <w:jc w:val="both"/>
        <w:rPr>
          <w:bCs/>
          <w:sz w:val="22"/>
          <w:szCs w:val="22"/>
        </w:rPr>
      </w:pPr>
      <w:bookmarkStart w:id="80" w:name="_Toc138691230"/>
      <w:r w:rsidRPr="00AD2D56">
        <w:rPr>
          <w:bCs/>
          <w:sz w:val="22"/>
          <w:szCs w:val="22"/>
          <w:lang w:val="en-US"/>
        </w:rPr>
        <w:t xml:space="preserve">4.3.3 </w:t>
      </w:r>
      <w:r w:rsidRPr="00AD2D56">
        <w:rPr>
          <w:bCs/>
          <w:sz w:val="22"/>
          <w:szCs w:val="22"/>
        </w:rPr>
        <w:t>Awards by Procurement Method</w:t>
      </w:r>
      <w:bookmarkEnd w:id="78"/>
      <w:bookmarkEnd w:id="80"/>
    </w:p>
    <w:p w14:paraId="1BE8FD10" w14:textId="77777777" w:rsidR="00666956" w:rsidRPr="00AD2D56" w:rsidRDefault="00666956" w:rsidP="00057158">
      <w:pPr>
        <w:jc w:val="both"/>
        <w:rPr>
          <w:rFonts w:ascii="Arial" w:hAnsi="Arial" w:cs="Arial"/>
          <w:b/>
          <w:bCs/>
          <w:sz w:val="22"/>
          <w:szCs w:val="22"/>
        </w:rPr>
      </w:pPr>
    </w:p>
    <w:p w14:paraId="5441135F" w14:textId="445C5020" w:rsidR="00666956" w:rsidRDefault="00F957A5" w:rsidP="00057158">
      <w:pPr>
        <w:spacing w:line="360" w:lineRule="auto"/>
        <w:jc w:val="both"/>
        <w:rPr>
          <w:ins w:id="81" w:author="Cengkuru Michael" w:date="2023-06-27T08:08:00Z"/>
          <w:rFonts w:ascii="Arial" w:eastAsia="SimSun" w:hAnsi="Arial" w:cs="Arial"/>
          <w:sz w:val="22"/>
          <w:szCs w:val="22"/>
          <w:lang w:val="en-US"/>
        </w:rPr>
      </w:pPr>
      <w:r w:rsidRPr="00AD2D56">
        <w:rPr>
          <w:rFonts w:ascii="Arial" w:eastAsia="SimSun" w:hAnsi="Arial" w:cs="Arial"/>
          <w:sz w:val="22"/>
          <w:szCs w:val="22"/>
          <w:lang w:val="en-US"/>
        </w:rPr>
        <w:lastRenderedPageBreak/>
        <w:t>Based on the PPDA Act 2003 (as amended, Part VI), and procurement best practices, o</w:t>
      </w:r>
      <w:r w:rsidRPr="00AD2D56">
        <w:rPr>
          <w:rFonts w:ascii="Arial" w:eastAsia="SimSun" w:hAnsi="Arial" w:cs="Arial"/>
          <w:sz w:val="22"/>
          <w:szCs w:val="22"/>
        </w:rPr>
        <w:t>pen competitive bidding</w:t>
      </w:r>
      <w:r w:rsidRPr="00AD2D56">
        <w:rPr>
          <w:rFonts w:ascii="Arial" w:eastAsia="SimSun" w:hAnsi="Arial" w:cs="Arial"/>
          <w:sz w:val="22"/>
          <w:szCs w:val="22"/>
          <w:lang w:val="en-US"/>
        </w:rPr>
        <w:t xml:space="preserve"> is the preferred method of procurement. The method invites all </w:t>
      </w:r>
      <w:r w:rsidR="2D451FB0" w:rsidRPr="00AD2D56">
        <w:rPr>
          <w:rFonts w:ascii="Arial" w:eastAsia="SimSun" w:hAnsi="Arial" w:cs="Arial"/>
          <w:sz w:val="22"/>
          <w:szCs w:val="22"/>
          <w:lang w:val="en-US"/>
        </w:rPr>
        <w:t>people</w:t>
      </w:r>
      <w:r w:rsidRPr="00AD2D56">
        <w:rPr>
          <w:rFonts w:ascii="Arial" w:eastAsia="SimSun" w:hAnsi="Arial" w:cs="Arial"/>
          <w:sz w:val="22"/>
          <w:szCs w:val="22"/>
          <w:lang w:val="en-US"/>
        </w:rPr>
        <w:t xml:space="preserve"> to </w:t>
      </w:r>
      <w:r w:rsidRPr="00AD2D56">
        <w:rPr>
          <w:rFonts w:ascii="Arial" w:eastAsia="SimSun" w:hAnsi="Arial" w:cs="Arial"/>
          <w:sz w:val="22"/>
          <w:szCs w:val="22"/>
        </w:rPr>
        <w:t>participat</w:t>
      </w:r>
      <w:r w:rsidRPr="00AD2D56">
        <w:rPr>
          <w:rFonts w:ascii="Arial" w:eastAsia="SimSun" w:hAnsi="Arial" w:cs="Arial"/>
          <w:sz w:val="22"/>
          <w:szCs w:val="22"/>
          <w:lang w:val="en-US"/>
        </w:rPr>
        <w:t xml:space="preserve">e </w:t>
      </w:r>
      <w:r w:rsidRPr="00AD2D56">
        <w:rPr>
          <w:rFonts w:ascii="Arial" w:eastAsia="SimSun" w:hAnsi="Arial" w:cs="Arial"/>
          <w:sz w:val="22"/>
          <w:szCs w:val="22"/>
        </w:rPr>
        <w:t>through advertisement of the procurement opportunity.</w:t>
      </w:r>
      <w:r w:rsidRPr="00AD2D56">
        <w:rPr>
          <w:rFonts w:ascii="Arial" w:eastAsia="SimSun" w:hAnsi="Arial" w:cs="Arial"/>
          <w:sz w:val="22"/>
          <w:szCs w:val="22"/>
          <w:lang w:val="en-US"/>
        </w:rPr>
        <w:t xml:space="preserve"> However, the law provides for other procurement methods depending on the value thresholds and circumstances pertaining to the procurement. Figure 2 presents data on the GPP for the period under review regardin</w:t>
      </w:r>
      <w:r w:rsidR="009056E3" w:rsidRPr="00AD2D56">
        <w:rPr>
          <w:rFonts w:ascii="Arial" w:eastAsia="SimSun" w:hAnsi="Arial" w:cs="Arial"/>
          <w:sz w:val="22"/>
          <w:szCs w:val="22"/>
          <w:lang w:val="en-US"/>
        </w:rPr>
        <w:t xml:space="preserve">g awards by procurement </w:t>
      </w:r>
      <w:proofErr w:type="gramStart"/>
      <w:r w:rsidR="009056E3" w:rsidRPr="00AD2D56">
        <w:rPr>
          <w:rFonts w:ascii="Arial" w:eastAsia="SimSun" w:hAnsi="Arial" w:cs="Arial"/>
          <w:sz w:val="22"/>
          <w:szCs w:val="22"/>
          <w:lang w:val="en-US"/>
        </w:rPr>
        <w:t>met</w:t>
      </w:r>
      <w:proofErr w:type="gramEnd"/>
    </w:p>
    <w:p w14:paraId="24FBD833" w14:textId="77777777" w:rsidR="00A80FC9" w:rsidRPr="00AD2D56" w:rsidRDefault="00A80FC9" w:rsidP="00057158">
      <w:pPr>
        <w:spacing w:line="360" w:lineRule="auto"/>
        <w:jc w:val="both"/>
        <w:rPr>
          <w:rFonts w:ascii="Arial" w:eastAsia="SimSun" w:hAnsi="Arial" w:cs="Arial"/>
          <w:sz w:val="22"/>
          <w:szCs w:val="22"/>
          <w:lang w:val="en-US"/>
        </w:rPr>
      </w:pPr>
    </w:p>
    <w:p w14:paraId="5F910511" w14:textId="40BC2BF9" w:rsidR="00666956" w:rsidRPr="00AD2D56" w:rsidRDefault="00F957A5" w:rsidP="00057158">
      <w:pPr>
        <w:jc w:val="both"/>
        <w:rPr>
          <w:rFonts w:ascii="Arial" w:hAnsi="Arial" w:cs="Arial"/>
          <w:b/>
          <w:bCs/>
          <w:sz w:val="22"/>
          <w:szCs w:val="22"/>
        </w:rPr>
      </w:pPr>
      <w:del w:id="82" w:author="Cengkuru Michael" w:date="2023-06-27T08:08:00Z">
        <w:r w:rsidRPr="00AD2D56" w:rsidDel="00A80FC9">
          <w:rPr>
            <w:rFonts w:ascii="Arial" w:hAnsi="Arial" w:cs="Arial"/>
            <w:noProof/>
            <w:sz w:val="22"/>
            <w:szCs w:val="22"/>
            <w:lang w:val="en-US"/>
          </w:rPr>
          <w:drawing>
            <wp:inline distT="0" distB="0" distL="114300" distR="114300" wp14:anchorId="159180AF" wp14:editId="52EF8A60">
              <wp:extent cx="5154930" cy="2962910"/>
              <wp:effectExtent l="0" t="0" r="13970" b="889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ins w:id="83" w:author="Cengkuru Michael" w:date="2023-06-27T08:08:00Z">
        <w:r w:rsidR="00A80FC9">
          <w:rPr>
            <w:rFonts w:ascii="Arial" w:hAnsi="Arial" w:cs="Arial"/>
            <w:b/>
            <w:bCs/>
            <w:noProof/>
            <w:sz w:val="22"/>
            <w:szCs w:val="22"/>
            <w14:ligatures w14:val="none"/>
          </w:rPr>
          <w:drawing>
            <wp:inline distT="0" distB="0" distL="0" distR="0" wp14:anchorId="0DEFD151" wp14:editId="4BA90FC8">
              <wp:extent cx="5731510" cy="1361440"/>
              <wp:effectExtent l="0" t="0" r="0" b="0"/>
              <wp:docPr id="313607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07953" name="Picture 313607953"/>
                      <pic:cNvPicPr/>
                    </pic:nvPicPr>
                    <pic:blipFill>
                      <a:blip r:embed="rId20">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ins>
    </w:p>
    <w:p w14:paraId="20082B10" w14:textId="77777777" w:rsidR="00A80FC9" w:rsidRDefault="00A80FC9" w:rsidP="00057158">
      <w:pPr>
        <w:jc w:val="both"/>
        <w:rPr>
          <w:ins w:id="84" w:author="Cengkuru Michael" w:date="2023-06-27T08:08:00Z"/>
          <w:rFonts w:ascii="Arial" w:hAnsi="Arial" w:cs="Arial"/>
          <w:b/>
          <w:bCs/>
          <w:sz w:val="22"/>
          <w:szCs w:val="22"/>
          <w:lang w:eastAsia="zh-CN"/>
        </w:rPr>
      </w:pPr>
    </w:p>
    <w:p w14:paraId="597C4A0C" w14:textId="65343CAA" w:rsidR="00666956" w:rsidRPr="00AD2D56" w:rsidRDefault="00F957A5" w:rsidP="00057158">
      <w:pPr>
        <w:jc w:val="both"/>
        <w:rPr>
          <w:rFonts w:ascii="Arial" w:hAnsi="Arial" w:cs="Arial"/>
          <w:b/>
          <w:bCs/>
          <w:sz w:val="22"/>
          <w:szCs w:val="22"/>
          <w:lang w:val="en-US"/>
        </w:rPr>
      </w:pPr>
      <w:r w:rsidRPr="00AD2D56">
        <w:rPr>
          <w:rFonts w:ascii="Arial" w:hAnsi="Arial" w:cs="Arial"/>
          <w:b/>
          <w:bCs/>
          <w:sz w:val="22"/>
          <w:szCs w:val="22"/>
        </w:rPr>
        <w:t xml:space="preserve">Figure </w:t>
      </w:r>
      <w:r w:rsidRPr="00AD2D56">
        <w:rPr>
          <w:rFonts w:ascii="Arial" w:hAnsi="Arial" w:cs="Arial"/>
          <w:b/>
          <w:bCs/>
          <w:sz w:val="22"/>
          <w:szCs w:val="22"/>
        </w:rPr>
        <w:fldChar w:fldCharType="begin"/>
      </w:r>
      <w:r w:rsidRPr="00AD2D56">
        <w:rPr>
          <w:rFonts w:ascii="Arial" w:hAnsi="Arial" w:cs="Arial"/>
          <w:b/>
          <w:bCs/>
          <w:sz w:val="22"/>
          <w:szCs w:val="22"/>
        </w:rPr>
        <w:instrText xml:space="preserve"> SEQ Figure \* ARABIC </w:instrText>
      </w:r>
      <w:r w:rsidRPr="00AD2D56">
        <w:rPr>
          <w:rFonts w:ascii="Arial" w:hAnsi="Arial" w:cs="Arial"/>
          <w:b/>
          <w:bCs/>
          <w:sz w:val="22"/>
          <w:szCs w:val="22"/>
        </w:rPr>
        <w:fldChar w:fldCharType="separate"/>
      </w:r>
      <w:r w:rsidRPr="00AD2D56">
        <w:rPr>
          <w:rFonts w:ascii="Arial" w:hAnsi="Arial" w:cs="Arial"/>
          <w:b/>
          <w:bCs/>
          <w:sz w:val="22"/>
          <w:szCs w:val="22"/>
        </w:rPr>
        <w:t>2</w:t>
      </w:r>
      <w:r w:rsidRPr="00AD2D56">
        <w:rPr>
          <w:rFonts w:ascii="Arial" w:hAnsi="Arial" w:cs="Arial"/>
          <w:b/>
          <w:bCs/>
          <w:sz w:val="22"/>
          <w:szCs w:val="22"/>
        </w:rPr>
        <w:fldChar w:fldCharType="end"/>
      </w:r>
      <w:bookmarkStart w:id="85" w:name="_Toc3440"/>
      <w:bookmarkStart w:id="86" w:name="_Toc12131"/>
      <w:r w:rsidRPr="00AD2D56">
        <w:rPr>
          <w:rFonts w:ascii="Arial" w:hAnsi="Arial" w:cs="Arial"/>
          <w:sz w:val="22"/>
          <w:szCs w:val="22"/>
          <w:lang w:val="en-US"/>
        </w:rPr>
        <w:t xml:space="preserve">: </w:t>
      </w:r>
      <w:r w:rsidRPr="00AD2D56">
        <w:rPr>
          <w:rFonts w:ascii="Arial" w:hAnsi="Arial" w:cs="Arial"/>
          <w:b/>
          <w:bCs/>
          <w:sz w:val="22"/>
          <w:szCs w:val="22"/>
        </w:rPr>
        <w:t xml:space="preserve">Awards by Procurement </w:t>
      </w:r>
      <w:bookmarkEnd w:id="85"/>
      <w:r w:rsidRPr="00AD2D56">
        <w:rPr>
          <w:rFonts w:ascii="Arial" w:hAnsi="Arial" w:cs="Arial"/>
          <w:b/>
          <w:bCs/>
          <w:sz w:val="22"/>
          <w:szCs w:val="22"/>
          <w:lang w:val="en-US"/>
        </w:rPr>
        <w:t>method</w:t>
      </w:r>
      <w:bookmarkEnd w:id="86"/>
    </w:p>
    <w:p w14:paraId="10318548" w14:textId="6A5F827D" w:rsidR="00666956" w:rsidRPr="00AD2D56" w:rsidRDefault="00F957A5" w:rsidP="00057158">
      <w:pPr>
        <w:spacing w:line="360" w:lineRule="auto"/>
        <w:jc w:val="both"/>
        <w:rPr>
          <w:rFonts w:ascii="Arial" w:eastAsia="Roboto" w:hAnsi="Arial" w:cs="Arial"/>
          <w:sz w:val="22"/>
          <w:szCs w:val="22"/>
          <w:shd w:val="clear" w:color="auto" w:fill="FFFFFF"/>
          <w:lang w:val="en-US"/>
        </w:rPr>
      </w:pPr>
      <w:r w:rsidRPr="00AD2D56">
        <w:rPr>
          <w:rFonts w:ascii="Arial" w:hAnsi="Arial" w:cs="Arial"/>
          <w:sz w:val="22"/>
          <w:szCs w:val="22"/>
          <w:lang w:val="en-US"/>
        </w:rPr>
        <w:t>As illustrated in Figure 2, most contracts (75%) were awarded through the open domestic bidding method. Open international bidding was the least used procurement method (3%). As provided in s.81 (2) of the PPDA Act (2003, as amended), o</w:t>
      </w:r>
      <w:r w:rsidRPr="00AD2D56">
        <w:rPr>
          <w:rFonts w:ascii="Arial" w:eastAsia="SimSun" w:hAnsi="Arial" w:cs="Arial"/>
          <w:sz w:val="22"/>
          <w:szCs w:val="22"/>
        </w:rPr>
        <w:t>pen international bidding is used to obtain the maximum possible competition and value for money, where national providers may not necessarily make this achievable.</w:t>
      </w:r>
      <w:r w:rsidRPr="00AD2D56">
        <w:rPr>
          <w:rFonts w:ascii="Arial" w:eastAsia="SimSun" w:hAnsi="Arial" w:cs="Arial"/>
          <w:sz w:val="22"/>
          <w:szCs w:val="22"/>
          <w:lang w:val="en-US"/>
        </w:rPr>
        <w:t xml:space="preserve"> By value threshold, open domestic or international method should be used where the estimated value of works exceeds UGX 500 million. The results suggest both open domestic and international bidding methods account for 78% of the contracts</w:t>
      </w:r>
      <w:r w:rsidR="00FE168C" w:rsidRPr="00AD2D56">
        <w:rPr>
          <w:rFonts w:ascii="Arial" w:eastAsia="SimSun" w:hAnsi="Arial" w:cs="Arial"/>
          <w:sz w:val="22"/>
          <w:szCs w:val="22"/>
          <w:lang w:val="en-US"/>
        </w:rPr>
        <w:t xml:space="preserve"> awarded</w:t>
      </w:r>
      <w:r w:rsidRPr="00AD2D56">
        <w:rPr>
          <w:rFonts w:ascii="Arial" w:eastAsia="SimSun" w:hAnsi="Arial" w:cs="Arial"/>
          <w:sz w:val="22"/>
          <w:szCs w:val="22"/>
          <w:lang w:val="en-US"/>
        </w:rPr>
        <w:t xml:space="preserve">, which is a good practice as it promotes </w:t>
      </w:r>
      <w:r w:rsidRPr="00AD2D56">
        <w:rPr>
          <w:rFonts w:ascii="Arial" w:hAnsi="Arial" w:cs="Arial"/>
          <w:sz w:val="22"/>
          <w:szCs w:val="22"/>
        </w:rPr>
        <w:t>transparency, fairness, and value for money</w:t>
      </w:r>
      <w:r w:rsidRPr="00AD2D56">
        <w:rPr>
          <w:rFonts w:ascii="Arial" w:hAnsi="Arial" w:cs="Arial"/>
          <w:sz w:val="22"/>
          <w:szCs w:val="22"/>
          <w:lang w:val="en-US"/>
        </w:rPr>
        <w:t xml:space="preserve">. Consequently, if such contracts are </w:t>
      </w:r>
      <w:r w:rsidR="00FE168C" w:rsidRPr="00AD2D56">
        <w:rPr>
          <w:rFonts w:ascii="Arial" w:eastAsia="SimSun" w:hAnsi="Arial" w:cs="Arial"/>
          <w:sz w:val="22"/>
          <w:szCs w:val="22"/>
          <w:lang w:val="en-US"/>
        </w:rPr>
        <w:t>effectively</w:t>
      </w:r>
      <w:r w:rsidRPr="00AD2D56">
        <w:rPr>
          <w:rFonts w:ascii="Arial" w:eastAsia="SimSun" w:hAnsi="Arial" w:cs="Arial"/>
          <w:sz w:val="22"/>
          <w:szCs w:val="22"/>
          <w:lang w:val="en-US"/>
        </w:rPr>
        <w:t xml:space="preserve"> managed, the entities should be able to get the </w:t>
      </w:r>
      <w:r w:rsidRPr="00AD2D56">
        <w:rPr>
          <w:rFonts w:ascii="Arial" w:eastAsia="Roboto" w:hAnsi="Arial" w:cs="Arial"/>
          <w:sz w:val="22"/>
          <w:szCs w:val="22"/>
          <w:shd w:val="clear" w:color="auto" w:fill="FFFFFF"/>
        </w:rPr>
        <w:t xml:space="preserve">best </w:t>
      </w:r>
      <w:r w:rsidRPr="00AD2D56">
        <w:rPr>
          <w:rFonts w:ascii="Arial" w:eastAsia="Roboto" w:hAnsi="Arial" w:cs="Arial"/>
          <w:sz w:val="22"/>
          <w:szCs w:val="22"/>
          <w:shd w:val="clear" w:color="auto" w:fill="FFFFFF"/>
          <w:lang w:val="en-US"/>
        </w:rPr>
        <w:t xml:space="preserve">quality </w:t>
      </w:r>
      <w:r w:rsidR="00FE168C" w:rsidRPr="00AD2D56">
        <w:rPr>
          <w:rFonts w:ascii="Arial" w:eastAsia="Roboto" w:hAnsi="Arial" w:cs="Arial"/>
          <w:sz w:val="22"/>
          <w:szCs w:val="22"/>
          <w:shd w:val="clear" w:color="auto" w:fill="FFFFFF"/>
          <w:lang w:val="en-US"/>
        </w:rPr>
        <w:t>work</w:t>
      </w:r>
      <w:r w:rsidRPr="00AD2D56">
        <w:rPr>
          <w:rFonts w:ascii="Arial" w:eastAsia="Roboto" w:hAnsi="Arial" w:cs="Arial"/>
          <w:sz w:val="22"/>
          <w:szCs w:val="22"/>
          <w:shd w:val="clear" w:color="auto" w:fill="FFFFFF"/>
          <w:lang w:val="en-US"/>
        </w:rPr>
        <w:t xml:space="preserve"> at the best </w:t>
      </w:r>
      <w:r w:rsidRPr="00AD2D56">
        <w:rPr>
          <w:rFonts w:ascii="Arial" w:eastAsia="Roboto" w:hAnsi="Arial" w:cs="Arial"/>
          <w:sz w:val="22"/>
          <w:szCs w:val="22"/>
          <w:shd w:val="clear" w:color="auto" w:fill="FFFFFF"/>
        </w:rPr>
        <w:t>price</w:t>
      </w:r>
      <w:r w:rsidRPr="00AD2D56">
        <w:rPr>
          <w:rFonts w:ascii="Arial" w:eastAsia="Roboto" w:hAnsi="Arial" w:cs="Arial"/>
          <w:sz w:val="22"/>
          <w:szCs w:val="22"/>
          <w:shd w:val="clear" w:color="auto" w:fill="FFFFFF"/>
          <w:lang w:val="en-US"/>
        </w:rPr>
        <w:t xml:space="preserve"> </w:t>
      </w:r>
      <w:r w:rsidRPr="00AD2D56">
        <w:rPr>
          <w:rFonts w:ascii="Arial" w:eastAsia="Roboto" w:hAnsi="Arial" w:cs="Arial"/>
          <w:sz w:val="22"/>
          <w:szCs w:val="22"/>
          <w:shd w:val="clear" w:color="auto" w:fill="FFFFFF"/>
        </w:rPr>
        <w:t>and contract terms</w:t>
      </w:r>
      <w:r w:rsidRPr="00AD2D56">
        <w:rPr>
          <w:rFonts w:ascii="Arial" w:eastAsia="Roboto" w:hAnsi="Arial" w:cs="Arial"/>
          <w:sz w:val="22"/>
          <w:szCs w:val="22"/>
          <w:shd w:val="clear" w:color="auto" w:fill="FFFFFF"/>
          <w:lang w:val="en-US"/>
        </w:rPr>
        <w:t xml:space="preserve">. </w:t>
      </w:r>
    </w:p>
    <w:p w14:paraId="56D2C33E" w14:textId="77777777" w:rsidR="00666956" w:rsidRPr="00AD2D56" w:rsidRDefault="00666956" w:rsidP="00057158">
      <w:pPr>
        <w:shd w:val="clear" w:color="auto" w:fill="FFFF00"/>
        <w:spacing w:line="360" w:lineRule="auto"/>
        <w:jc w:val="both"/>
        <w:rPr>
          <w:rFonts w:ascii="Arial" w:hAnsi="Arial" w:cs="Arial"/>
          <w:vanish/>
          <w:sz w:val="22"/>
          <w:szCs w:val="22"/>
        </w:rPr>
      </w:pPr>
    </w:p>
    <w:p w14:paraId="6E99022E" w14:textId="77777777" w:rsidR="00666956" w:rsidRPr="00AD2D56" w:rsidRDefault="00F957A5" w:rsidP="00057158">
      <w:pPr>
        <w:shd w:val="clear" w:color="auto" w:fill="FFFF00"/>
        <w:spacing w:line="360" w:lineRule="auto"/>
        <w:jc w:val="both"/>
        <w:rPr>
          <w:rFonts w:ascii="Arial" w:hAnsi="Arial" w:cs="Arial"/>
          <w:vanish/>
          <w:sz w:val="22"/>
          <w:szCs w:val="22"/>
        </w:rPr>
      </w:pPr>
      <w:r w:rsidRPr="00AD2D56">
        <w:rPr>
          <w:rFonts w:ascii="Arial" w:hAnsi="Arial" w:cs="Arial"/>
          <w:vanish/>
          <w:sz w:val="22"/>
          <w:szCs w:val="22"/>
        </w:rPr>
        <w:t>Top of Form</w:t>
      </w:r>
    </w:p>
    <w:p w14:paraId="7EF584AF" w14:textId="77777777" w:rsidR="00666956" w:rsidRPr="00AD2D56" w:rsidRDefault="00F957A5" w:rsidP="00057158">
      <w:pPr>
        <w:pStyle w:val="Heading3"/>
        <w:jc w:val="both"/>
        <w:rPr>
          <w:bCs/>
          <w:sz w:val="22"/>
          <w:szCs w:val="22"/>
        </w:rPr>
      </w:pPr>
      <w:bookmarkStart w:id="87" w:name="_Toc3432"/>
      <w:bookmarkStart w:id="88" w:name="_Toc138691231"/>
      <w:r w:rsidRPr="00AD2D56">
        <w:rPr>
          <w:bCs/>
          <w:sz w:val="22"/>
          <w:szCs w:val="22"/>
          <w:lang w:val="en-US"/>
        </w:rPr>
        <w:t xml:space="preserve">4.3.4 </w:t>
      </w:r>
      <w:r w:rsidRPr="00AD2D56">
        <w:rPr>
          <w:bCs/>
          <w:sz w:val="22"/>
          <w:szCs w:val="22"/>
        </w:rPr>
        <w:t>Bidders by nationality</w:t>
      </w:r>
      <w:bookmarkEnd w:id="87"/>
      <w:bookmarkEnd w:id="88"/>
    </w:p>
    <w:p w14:paraId="2BF03605" w14:textId="77777777" w:rsidR="00666956" w:rsidRPr="00AD2D56" w:rsidRDefault="00666956" w:rsidP="00057158">
      <w:pPr>
        <w:spacing w:line="360" w:lineRule="auto"/>
        <w:jc w:val="both"/>
        <w:rPr>
          <w:rFonts w:ascii="Arial" w:hAnsi="Arial" w:cs="Arial"/>
          <w:sz w:val="22"/>
          <w:szCs w:val="22"/>
          <w:lang w:val="en-US"/>
        </w:rPr>
      </w:pPr>
      <w:bookmarkStart w:id="89" w:name="_Toc4630"/>
    </w:p>
    <w:p w14:paraId="39552ED1" w14:textId="77777777" w:rsidR="00666956" w:rsidRDefault="00F957A5" w:rsidP="00057158">
      <w:pPr>
        <w:spacing w:line="360" w:lineRule="auto"/>
        <w:jc w:val="both"/>
        <w:rPr>
          <w:ins w:id="90" w:author="Cengkuru Michael" w:date="2023-06-27T08:08:00Z"/>
          <w:rFonts w:ascii="Arial" w:hAnsi="Arial" w:cs="Arial"/>
          <w:sz w:val="22"/>
          <w:szCs w:val="22"/>
          <w:lang w:eastAsia="zh-CN"/>
        </w:rPr>
      </w:pPr>
      <w:r w:rsidRPr="00AD2D56">
        <w:rPr>
          <w:rFonts w:ascii="Arial" w:hAnsi="Arial" w:cs="Arial"/>
          <w:sz w:val="22"/>
          <w:szCs w:val="22"/>
          <w:lang w:val="en-US"/>
        </w:rPr>
        <w:t xml:space="preserve">Table 2 shows that </w:t>
      </w:r>
      <w:r w:rsidRPr="00AD2D56">
        <w:rPr>
          <w:rFonts w:ascii="Arial" w:hAnsi="Arial" w:cs="Arial"/>
          <w:sz w:val="22"/>
          <w:szCs w:val="22"/>
        </w:rPr>
        <w:t xml:space="preserve">majority of bidders </w:t>
      </w:r>
      <w:r w:rsidRPr="00AD2D56">
        <w:rPr>
          <w:rFonts w:ascii="Arial" w:hAnsi="Arial" w:cs="Arial"/>
          <w:sz w:val="22"/>
          <w:szCs w:val="22"/>
          <w:lang w:val="en-US"/>
        </w:rPr>
        <w:t xml:space="preserve">(515, 94.5%) </w:t>
      </w:r>
      <w:r w:rsidRPr="00AD2D56">
        <w:rPr>
          <w:rFonts w:ascii="Arial" w:hAnsi="Arial" w:cs="Arial"/>
          <w:sz w:val="22"/>
          <w:szCs w:val="22"/>
        </w:rPr>
        <w:t>are Uganda</w:t>
      </w:r>
      <w:r w:rsidRPr="00AD2D56">
        <w:rPr>
          <w:rFonts w:ascii="Arial" w:hAnsi="Arial" w:cs="Arial"/>
          <w:sz w:val="22"/>
          <w:szCs w:val="22"/>
          <w:lang w:val="en-US"/>
        </w:rPr>
        <w:t xml:space="preserve">n firms, with a few firms </w:t>
      </w:r>
      <w:r w:rsidRPr="00AD2D56">
        <w:rPr>
          <w:rFonts w:ascii="Arial" w:hAnsi="Arial" w:cs="Arial"/>
          <w:sz w:val="22"/>
          <w:szCs w:val="22"/>
        </w:rPr>
        <w:t xml:space="preserve">from </w:t>
      </w:r>
      <w:r w:rsidRPr="00AD2D56">
        <w:rPr>
          <w:rFonts w:ascii="Arial" w:hAnsi="Arial" w:cs="Arial"/>
          <w:sz w:val="22"/>
          <w:szCs w:val="22"/>
          <w:lang w:val="en-US"/>
        </w:rPr>
        <w:t xml:space="preserve">China (4%) and others (1.5%). </w:t>
      </w:r>
      <w:r w:rsidRPr="00AD2D56">
        <w:rPr>
          <w:rFonts w:ascii="Arial" w:hAnsi="Arial" w:cs="Arial"/>
          <w:sz w:val="22"/>
          <w:szCs w:val="22"/>
        </w:rPr>
        <w:t>This indicates that local companies are active</w:t>
      </w:r>
      <w:r w:rsidRPr="00AD2D56">
        <w:rPr>
          <w:rFonts w:ascii="Arial" w:hAnsi="Arial" w:cs="Arial"/>
          <w:sz w:val="22"/>
          <w:szCs w:val="22"/>
          <w:lang w:val="en-US"/>
        </w:rPr>
        <w:t xml:space="preserve"> </w:t>
      </w:r>
      <w:r w:rsidRPr="00AD2D56">
        <w:rPr>
          <w:rFonts w:ascii="Arial" w:hAnsi="Arial" w:cs="Arial"/>
          <w:sz w:val="22"/>
          <w:szCs w:val="22"/>
        </w:rPr>
        <w:t>participa</w:t>
      </w:r>
      <w:proofErr w:type="spellStart"/>
      <w:r w:rsidRPr="00AD2D56">
        <w:rPr>
          <w:rFonts w:ascii="Arial" w:hAnsi="Arial" w:cs="Arial"/>
          <w:sz w:val="22"/>
          <w:szCs w:val="22"/>
          <w:lang w:val="en-US"/>
        </w:rPr>
        <w:t>nts</w:t>
      </w:r>
      <w:proofErr w:type="spellEnd"/>
      <w:r w:rsidRPr="00AD2D56">
        <w:rPr>
          <w:rFonts w:ascii="Arial" w:hAnsi="Arial" w:cs="Arial"/>
          <w:sz w:val="22"/>
          <w:szCs w:val="22"/>
          <w:lang w:val="en-US"/>
        </w:rPr>
        <w:t xml:space="preserve"> in infrastructure projects, which is critical for local content and sustainable national </w:t>
      </w:r>
      <w:r w:rsidRPr="00AD2D56">
        <w:rPr>
          <w:rFonts w:ascii="Arial" w:hAnsi="Arial" w:cs="Arial"/>
          <w:sz w:val="22"/>
          <w:szCs w:val="22"/>
        </w:rPr>
        <w:t xml:space="preserve">economic development. </w:t>
      </w:r>
      <w:r w:rsidRPr="00AD2D56">
        <w:rPr>
          <w:rFonts w:ascii="Arial" w:hAnsi="Arial" w:cs="Arial"/>
          <w:sz w:val="22"/>
          <w:szCs w:val="22"/>
          <w:lang w:val="en-US"/>
        </w:rPr>
        <w:t xml:space="preserve">The </w:t>
      </w:r>
      <w:r w:rsidRPr="00AD2D56">
        <w:rPr>
          <w:rFonts w:ascii="Arial" w:hAnsi="Arial" w:cs="Arial"/>
          <w:sz w:val="22"/>
          <w:szCs w:val="22"/>
        </w:rPr>
        <w:t>presence of international bidders</w:t>
      </w:r>
      <w:r w:rsidRPr="00AD2D56">
        <w:rPr>
          <w:rFonts w:ascii="Arial" w:hAnsi="Arial" w:cs="Arial"/>
          <w:sz w:val="22"/>
          <w:szCs w:val="22"/>
          <w:lang w:val="en-US"/>
        </w:rPr>
        <w:t xml:space="preserve"> has potential to bring into the country new </w:t>
      </w:r>
      <w:r w:rsidRPr="00AD2D56">
        <w:rPr>
          <w:rFonts w:ascii="Arial" w:hAnsi="Arial" w:cs="Arial"/>
          <w:sz w:val="22"/>
          <w:szCs w:val="22"/>
        </w:rPr>
        <w:t>technologies and practices</w:t>
      </w:r>
      <w:r w:rsidRPr="00AD2D56">
        <w:rPr>
          <w:rFonts w:ascii="Arial" w:hAnsi="Arial" w:cs="Arial"/>
          <w:sz w:val="22"/>
          <w:szCs w:val="22"/>
          <w:lang w:val="en-US"/>
        </w:rPr>
        <w:t xml:space="preserve">, as well as </w:t>
      </w:r>
      <w:r w:rsidRPr="00AD2D56">
        <w:rPr>
          <w:rFonts w:ascii="Arial" w:hAnsi="Arial" w:cs="Arial"/>
          <w:sz w:val="22"/>
          <w:szCs w:val="22"/>
        </w:rPr>
        <w:t>foster competition</w:t>
      </w:r>
      <w:r w:rsidRPr="00AD2D56">
        <w:rPr>
          <w:rFonts w:ascii="Arial" w:hAnsi="Arial" w:cs="Arial"/>
          <w:sz w:val="22"/>
          <w:szCs w:val="22"/>
          <w:lang w:val="en-US"/>
        </w:rPr>
        <w:t xml:space="preserve"> for tenders if well regulated.</w:t>
      </w:r>
      <w:r w:rsidRPr="00AD2D56">
        <w:rPr>
          <w:rFonts w:ascii="Arial" w:hAnsi="Arial" w:cs="Arial"/>
          <w:sz w:val="22"/>
          <w:szCs w:val="22"/>
        </w:rPr>
        <w:t xml:space="preserve">The table below shows the number of bids received from providers </w:t>
      </w:r>
      <w:r w:rsidRPr="00AD2D56">
        <w:rPr>
          <w:rFonts w:ascii="Arial" w:hAnsi="Arial" w:cs="Arial"/>
          <w:sz w:val="22"/>
          <w:szCs w:val="22"/>
          <w:lang w:val="en-US"/>
        </w:rPr>
        <w:t xml:space="preserve">by </w:t>
      </w:r>
      <w:r w:rsidRPr="00AD2D56">
        <w:rPr>
          <w:rFonts w:ascii="Arial" w:hAnsi="Arial" w:cs="Arial"/>
          <w:sz w:val="22"/>
          <w:szCs w:val="22"/>
        </w:rPr>
        <w:t>nationality.</w:t>
      </w:r>
      <w:bookmarkEnd w:id="89"/>
      <w:r w:rsidRPr="00AD2D56">
        <w:rPr>
          <w:rFonts w:ascii="Arial" w:hAnsi="Arial" w:cs="Arial"/>
          <w:sz w:val="22"/>
          <w:szCs w:val="22"/>
        </w:rPr>
        <w:t xml:space="preserve"> </w:t>
      </w:r>
    </w:p>
    <w:p w14:paraId="1AB1C216" w14:textId="77777777" w:rsidR="00A80FC9" w:rsidRDefault="00A80FC9" w:rsidP="00057158">
      <w:pPr>
        <w:spacing w:line="360" w:lineRule="auto"/>
        <w:jc w:val="both"/>
        <w:rPr>
          <w:ins w:id="91" w:author="Cengkuru Michael" w:date="2023-06-27T08:08:00Z"/>
          <w:rFonts w:ascii="Arial" w:hAnsi="Arial" w:cs="Arial"/>
          <w:sz w:val="22"/>
          <w:szCs w:val="22"/>
          <w:lang w:eastAsia="zh-CN"/>
        </w:rPr>
      </w:pPr>
    </w:p>
    <w:p w14:paraId="01590E43" w14:textId="77777777" w:rsidR="00A80FC9" w:rsidRDefault="00A80FC9" w:rsidP="00057158">
      <w:pPr>
        <w:spacing w:line="360" w:lineRule="auto"/>
        <w:jc w:val="both"/>
        <w:rPr>
          <w:ins w:id="92" w:author="Cengkuru Michael" w:date="2023-06-27T08:08:00Z"/>
          <w:rFonts w:ascii="Arial" w:hAnsi="Arial" w:cs="Arial"/>
          <w:sz w:val="22"/>
          <w:szCs w:val="22"/>
          <w:lang w:eastAsia="zh-CN"/>
        </w:rPr>
      </w:pPr>
    </w:p>
    <w:p w14:paraId="20ECA2EE" w14:textId="77777777" w:rsidR="00A80FC9" w:rsidRPr="00AD2D56" w:rsidRDefault="00A80FC9" w:rsidP="00057158">
      <w:pPr>
        <w:spacing w:line="360" w:lineRule="auto"/>
        <w:jc w:val="both"/>
        <w:rPr>
          <w:rFonts w:ascii="Arial" w:hAnsi="Arial" w:cs="Arial" w:hint="eastAsia"/>
          <w:sz w:val="22"/>
          <w:szCs w:val="22"/>
          <w:lang w:eastAsia="zh-CN"/>
        </w:rPr>
      </w:pPr>
    </w:p>
    <w:p w14:paraId="13F1C8F7" w14:textId="77777777" w:rsidR="00666956" w:rsidRPr="00AD2D56" w:rsidRDefault="00666956" w:rsidP="00057158">
      <w:pPr>
        <w:jc w:val="both"/>
        <w:rPr>
          <w:rFonts w:ascii="Arial" w:hAnsi="Arial" w:cs="Arial"/>
          <w:sz w:val="22"/>
          <w:szCs w:val="22"/>
        </w:rPr>
      </w:pPr>
    </w:p>
    <w:p w14:paraId="3DB778AF" w14:textId="77777777" w:rsidR="00666956" w:rsidRDefault="00F957A5" w:rsidP="00057158">
      <w:pPr>
        <w:jc w:val="both"/>
        <w:rPr>
          <w:ins w:id="93" w:author="Cengkuru Michael" w:date="2023-06-27T08:23:00Z"/>
          <w:rFonts w:ascii="Arial" w:hAnsi="Arial" w:cs="Arial"/>
          <w:b/>
          <w:bCs/>
          <w:sz w:val="22"/>
          <w:szCs w:val="22"/>
          <w:lang w:eastAsia="zh-CN"/>
        </w:rPr>
      </w:pPr>
      <w:bookmarkStart w:id="94" w:name="_Toc32408"/>
      <w:bookmarkStart w:id="95" w:name="_Toc138691271"/>
      <w:r w:rsidRPr="00AD2D56">
        <w:rPr>
          <w:rFonts w:ascii="Arial" w:hAnsi="Arial" w:cs="Arial"/>
          <w:b/>
          <w:bCs/>
          <w:sz w:val="22"/>
          <w:szCs w:val="22"/>
        </w:rPr>
        <w:lastRenderedPageBreak/>
        <w:t xml:space="preserve">Table </w:t>
      </w:r>
      <w:r w:rsidRPr="00AD2D56">
        <w:rPr>
          <w:rFonts w:ascii="Arial" w:hAnsi="Arial" w:cs="Arial"/>
          <w:b/>
          <w:bCs/>
          <w:sz w:val="22"/>
          <w:szCs w:val="22"/>
        </w:rPr>
        <w:fldChar w:fldCharType="begin"/>
      </w:r>
      <w:r w:rsidRPr="00AD2D56">
        <w:rPr>
          <w:rFonts w:ascii="Arial" w:hAnsi="Arial" w:cs="Arial"/>
          <w:b/>
          <w:bCs/>
          <w:sz w:val="22"/>
          <w:szCs w:val="22"/>
        </w:rPr>
        <w:instrText xml:space="preserve"> SEQ Table \* ARABIC </w:instrText>
      </w:r>
      <w:r w:rsidRPr="00AD2D56">
        <w:rPr>
          <w:rFonts w:ascii="Arial" w:hAnsi="Arial" w:cs="Arial"/>
          <w:b/>
          <w:bCs/>
          <w:sz w:val="22"/>
          <w:szCs w:val="22"/>
        </w:rPr>
        <w:fldChar w:fldCharType="separate"/>
      </w:r>
      <w:r w:rsidRPr="00AD2D56">
        <w:rPr>
          <w:rFonts w:ascii="Arial" w:hAnsi="Arial" w:cs="Arial"/>
          <w:b/>
          <w:bCs/>
          <w:sz w:val="22"/>
          <w:szCs w:val="22"/>
        </w:rPr>
        <w:t>2</w:t>
      </w:r>
      <w:r w:rsidRPr="00AD2D56">
        <w:rPr>
          <w:rFonts w:ascii="Arial" w:hAnsi="Arial" w:cs="Arial"/>
          <w:b/>
          <w:bCs/>
          <w:sz w:val="22"/>
          <w:szCs w:val="22"/>
        </w:rPr>
        <w:fldChar w:fldCharType="end"/>
      </w:r>
      <w:r w:rsidRPr="00AD2D56">
        <w:rPr>
          <w:rFonts w:ascii="Arial" w:hAnsi="Arial" w:cs="Arial"/>
          <w:b/>
          <w:bCs/>
          <w:sz w:val="22"/>
          <w:szCs w:val="22"/>
          <w:lang w:val="en-US"/>
        </w:rPr>
        <w:t xml:space="preserve">: </w:t>
      </w:r>
      <w:r w:rsidRPr="00AD2D56">
        <w:rPr>
          <w:rFonts w:ascii="Arial" w:hAnsi="Arial" w:cs="Arial"/>
          <w:b/>
          <w:bCs/>
          <w:sz w:val="22"/>
          <w:szCs w:val="22"/>
        </w:rPr>
        <w:t>Bidders by nationality</w:t>
      </w:r>
      <w:bookmarkEnd w:id="94"/>
      <w:bookmarkEnd w:id="95"/>
    </w:p>
    <w:p w14:paraId="50AA9613" w14:textId="75118175" w:rsidR="00371419" w:rsidRPr="00AD2D56" w:rsidRDefault="00371419" w:rsidP="00057158">
      <w:pPr>
        <w:jc w:val="both"/>
        <w:rPr>
          <w:rFonts w:ascii="Arial" w:hAnsi="Arial" w:cs="Arial" w:hint="eastAsia"/>
          <w:b/>
          <w:bCs/>
          <w:sz w:val="22"/>
          <w:szCs w:val="22"/>
          <w:lang w:eastAsia="zh-CN"/>
        </w:rPr>
      </w:pPr>
      <w:ins w:id="96" w:author="Cengkuru Michael" w:date="2023-06-27T08:23:00Z">
        <w:r>
          <w:rPr>
            <w:rFonts w:ascii="Arial" w:hAnsi="Arial" w:cs="Arial" w:hint="eastAsia"/>
            <w:b/>
            <w:bCs/>
            <w:noProof/>
            <w:sz w:val="22"/>
            <w:szCs w:val="22"/>
            <w:lang w:eastAsia="zh-CN"/>
            <w14:ligatures w14:val="none"/>
          </w:rPr>
          <w:drawing>
            <wp:inline distT="0" distB="0" distL="0" distR="0" wp14:anchorId="3BA048EF" wp14:editId="725C6CF9">
              <wp:extent cx="5731510" cy="3094355"/>
              <wp:effectExtent l="0" t="0" r="0" b="4445"/>
              <wp:docPr id="530109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09592" name="Picture 530109592"/>
                      <pic:cNvPicPr/>
                    </pic:nvPicPr>
                    <pic:blipFill>
                      <a:blip r:embed="rId21">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ins>
    </w:p>
    <w:p w14:paraId="429D99F5" w14:textId="51B7F95C" w:rsidR="00666956" w:rsidRPr="00AD2D56" w:rsidRDefault="004933BC" w:rsidP="00057158">
      <w:pPr>
        <w:pStyle w:val="Caption"/>
        <w:jc w:val="both"/>
        <w:rPr>
          <w:rFonts w:cs="Arial"/>
          <w:color w:val="000000"/>
          <w:sz w:val="22"/>
          <w:szCs w:val="22"/>
          <w:lang w:val="en-US"/>
          <w14:textFill>
            <w14:solidFill>
              <w14:srgbClr w14:val="000000"/>
            </w14:solidFill>
          </w14:textFill>
        </w:rPr>
      </w:pPr>
      <w:ins w:id="97" w:author="Cengkuru Michael" w:date="2023-06-27T08:34:00Z">
        <w:r>
          <w:rPr>
            <w:rFonts w:cs="Arial"/>
            <w:noProof/>
            <w:color w:val="000000"/>
            <w:sz w:val="22"/>
            <w:szCs w:val="22"/>
            <w:lang w:val="en-US"/>
            <w14:textFill>
              <w14:solidFill>
                <w14:srgbClr w14:val="000000"/>
              </w14:solidFill>
            </w14:textFill>
            <w14:ligatures w14:val="none"/>
          </w:rPr>
          <w:drawing>
            <wp:inline distT="0" distB="0" distL="0" distR="0" wp14:anchorId="19E622D4" wp14:editId="0EE13981">
              <wp:extent cx="5731510" cy="2061845"/>
              <wp:effectExtent l="0" t="0" r="0" b="0"/>
              <wp:docPr id="1741812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12231" name="Picture 1741812231"/>
                      <pic:cNvPicPr/>
                    </pic:nvPicPr>
                    <pic:blipFill>
                      <a:blip r:embed="rId22">
                        <a:extLst>
                          <a:ext uri="{28A0092B-C50C-407E-A947-70E740481C1C}">
                            <a14:useLocalDpi xmlns:a14="http://schemas.microsoft.com/office/drawing/2010/main" val="0"/>
                          </a:ext>
                        </a:extLst>
                      </a:blip>
                      <a:stretch>
                        <a:fillRect/>
                      </a:stretch>
                    </pic:blipFill>
                    <pic:spPr>
                      <a:xfrm>
                        <a:off x="0" y="0"/>
                        <a:ext cx="5731510" cy="2061845"/>
                      </a:xfrm>
                      <a:prstGeom prst="rect">
                        <a:avLst/>
                      </a:prstGeom>
                    </pic:spPr>
                  </pic:pic>
                </a:graphicData>
              </a:graphic>
            </wp:inline>
          </w:drawing>
        </w:r>
      </w:ins>
    </w:p>
    <w:tbl>
      <w:tblPr>
        <w:tblW w:w="5345" w:type="dxa"/>
        <w:jc w:val="center"/>
        <w:tblLook w:val="04A0" w:firstRow="1" w:lastRow="0" w:firstColumn="1" w:lastColumn="0" w:noHBand="0" w:noVBand="1"/>
      </w:tblPr>
      <w:tblGrid>
        <w:gridCol w:w="3262"/>
        <w:gridCol w:w="2083"/>
      </w:tblGrid>
      <w:tr w:rsidR="00377CA9" w:rsidRPr="00AD2D56" w:rsidDel="004933BC" w14:paraId="1115656E" w14:textId="0A1E18A9">
        <w:trPr>
          <w:trHeight w:val="684"/>
          <w:jc w:val="center"/>
          <w:del w:id="98" w:author="Cengkuru Michael" w:date="2023-06-27T08:34:00Z"/>
        </w:trPr>
        <w:tc>
          <w:tcPr>
            <w:tcW w:w="3262" w:type="dxa"/>
            <w:tcBorders>
              <w:top w:val="single" w:sz="8" w:space="0" w:color="BEBEBE"/>
              <w:left w:val="single" w:sz="8" w:space="0" w:color="BEBEBE"/>
              <w:bottom w:val="single" w:sz="8" w:space="0" w:color="BEBEBE"/>
              <w:right w:val="single" w:sz="8" w:space="0" w:color="BEBEBE"/>
            </w:tcBorders>
            <w:shd w:val="clear" w:color="auto" w:fill="auto"/>
            <w:vAlign w:val="center"/>
          </w:tcPr>
          <w:p w14:paraId="33281150" w14:textId="7BF00EA1" w:rsidR="00666956" w:rsidRPr="00AD2D56" w:rsidDel="004933BC" w:rsidRDefault="00F957A5" w:rsidP="00057158">
            <w:pPr>
              <w:ind w:firstLineChars="500" w:firstLine="1104"/>
              <w:jc w:val="both"/>
              <w:textAlignment w:val="center"/>
              <w:rPr>
                <w:del w:id="99" w:author="Cengkuru Michael" w:date="2023-06-27T08:34:00Z"/>
                <w:rFonts w:ascii="Arial" w:hAnsi="Arial" w:cs="Arial"/>
                <w:b/>
                <w:bCs/>
                <w:sz w:val="22"/>
                <w:szCs w:val="22"/>
              </w:rPr>
            </w:pPr>
            <w:del w:id="100" w:author="Cengkuru Michael" w:date="2023-06-27T08:34:00Z">
              <w:r w:rsidRPr="00AD2D56" w:rsidDel="004933BC">
                <w:rPr>
                  <w:rFonts w:ascii="Arial" w:eastAsia="SimSun" w:hAnsi="Arial" w:cs="Arial"/>
                  <w:b/>
                  <w:bCs/>
                  <w:kern w:val="0"/>
                  <w:sz w:val="22"/>
                  <w:szCs w:val="22"/>
                  <w:lang w:val="en-US" w:eastAsia="zh-CN" w:bidi="ar"/>
                </w:rPr>
                <w:delText>Nationality</w:delText>
              </w:r>
            </w:del>
          </w:p>
        </w:tc>
        <w:tc>
          <w:tcPr>
            <w:tcW w:w="2083" w:type="dxa"/>
            <w:tcBorders>
              <w:top w:val="single" w:sz="8" w:space="0" w:color="BEBEBE"/>
              <w:left w:val="nil"/>
              <w:bottom w:val="single" w:sz="8" w:space="0" w:color="BEBEBE"/>
              <w:right w:val="single" w:sz="8" w:space="0" w:color="BEBEBE"/>
            </w:tcBorders>
            <w:shd w:val="clear" w:color="auto" w:fill="auto"/>
            <w:vAlign w:val="center"/>
          </w:tcPr>
          <w:p w14:paraId="232D0494" w14:textId="773D6A26" w:rsidR="00666956" w:rsidRPr="00AD2D56" w:rsidDel="004933BC" w:rsidRDefault="00F957A5" w:rsidP="00057158">
            <w:pPr>
              <w:jc w:val="both"/>
              <w:textAlignment w:val="center"/>
              <w:rPr>
                <w:del w:id="101" w:author="Cengkuru Michael" w:date="2023-06-27T08:34:00Z"/>
                <w:rFonts w:ascii="Arial" w:hAnsi="Arial" w:cs="Arial"/>
                <w:b/>
                <w:bCs/>
                <w:sz w:val="22"/>
                <w:szCs w:val="22"/>
              </w:rPr>
            </w:pPr>
            <w:del w:id="102" w:author="Cengkuru Michael" w:date="2023-06-27T08:34:00Z">
              <w:r w:rsidRPr="00AD2D56" w:rsidDel="004933BC">
                <w:rPr>
                  <w:rFonts w:ascii="Arial" w:eastAsia="SimSun" w:hAnsi="Arial" w:cs="Arial"/>
                  <w:b/>
                  <w:bCs/>
                  <w:kern w:val="0"/>
                  <w:sz w:val="22"/>
                  <w:szCs w:val="22"/>
                  <w:lang w:val="en-US" w:eastAsia="zh-CN" w:bidi="ar"/>
                </w:rPr>
                <w:delText>Number of Bids</w:delText>
              </w:r>
            </w:del>
          </w:p>
        </w:tc>
      </w:tr>
      <w:tr w:rsidR="00377CA9" w:rsidRPr="00AD2D56" w:rsidDel="004933BC" w14:paraId="48AE01AF" w14:textId="0B122E02">
        <w:trPr>
          <w:trHeight w:val="324"/>
          <w:jc w:val="center"/>
          <w:del w:id="103" w:author="Cengkuru Michael" w:date="2023-06-27T08:34:00Z"/>
        </w:trPr>
        <w:tc>
          <w:tcPr>
            <w:tcW w:w="3262" w:type="dxa"/>
            <w:tcBorders>
              <w:top w:val="nil"/>
              <w:left w:val="single" w:sz="8" w:space="0" w:color="BEBEBE"/>
              <w:bottom w:val="single" w:sz="8" w:space="0" w:color="BEBEBE"/>
              <w:right w:val="single" w:sz="8" w:space="0" w:color="BEBEBE"/>
            </w:tcBorders>
            <w:shd w:val="clear" w:color="auto" w:fill="auto"/>
            <w:vAlign w:val="center"/>
          </w:tcPr>
          <w:p w14:paraId="7CE0E142" w14:textId="3109E25A" w:rsidR="00666956" w:rsidRPr="00AD2D56" w:rsidDel="004933BC" w:rsidRDefault="00F957A5" w:rsidP="00057158">
            <w:pPr>
              <w:ind w:firstLineChars="500" w:firstLine="1104"/>
              <w:jc w:val="both"/>
              <w:textAlignment w:val="center"/>
              <w:rPr>
                <w:del w:id="104" w:author="Cengkuru Michael" w:date="2023-06-27T08:34:00Z"/>
                <w:rFonts w:ascii="Arial" w:hAnsi="Arial" w:cs="Arial"/>
                <w:b/>
                <w:bCs/>
                <w:sz w:val="22"/>
                <w:szCs w:val="22"/>
              </w:rPr>
            </w:pPr>
            <w:del w:id="105" w:author="Cengkuru Michael" w:date="2023-06-27T08:34:00Z">
              <w:r w:rsidRPr="00AD2D56" w:rsidDel="004933BC">
                <w:rPr>
                  <w:rFonts w:ascii="Arial" w:eastAsia="SimSun" w:hAnsi="Arial" w:cs="Arial"/>
                  <w:b/>
                  <w:bCs/>
                  <w:kern w:val="0"/>
                  <w:sz w:val="22"/>
                  <w:szCs w:val="22"/>
                  <w:lang w:val="en-US" w:eastAsia="zh-CN" w:bidi="ar"/>
                </w:rPr>
                <w:delText>Uganda</w:delText>
              </w:r>
            </w:del>
          </w:p>
        </w:tc>
        <w:tc>
          <w:tcPr>
            <w:tcW w:w="2083" w:type="dxa"/>
            <w:tcBorders>
              <w:top w:val="nil"/>
              <w:left w:val="nil"/>
              <w:bottom w:val="single" w:sz="8" w:space="0" w:color="BEBEBE"/>
              <w:right w:val="single" w:sz="8" w:space="0" w:color="BEBEBE"/>
            </w:tcBorders>
            <w:shd w:val="clear" w:color="auto" w:fill="auto"/>
            <w:vAlign w:val="center"/>
          </w:tcPr>
          <w:p w14:paraId="5A2E98EF" w14:textId="47D680A6" w:rsidR="00666956" w:rsidRPr="00AD2D56" w:rsidDel="004933BC" w:rsidRDefault="00F957A5" w:rsidP="00057158">
            <w:pPr>
              <w:jc w:val="both"/>
              <w:textAlignment w:val="center"/>
              <w:rPr>
                <w:del w:id="106" w:author="Cengkuru Michael" w:date="2023-06-27T08:34:00Z"/>
                <w:rFonts w:ascii="Arial" w:hAnsi="Arial" w:cs="Arial"/>
                <w:b/>
                <w:bCs/>
                <w:sz w:val="22"/>
                <w:szCs w:val="22"/>
                <w:lang w:val="en-US"/>
              </w:rPr>
            </w:pPr>
            <w:del w:id="107" w:author="Cengkuru Michael" w:date="2023-06-27T08:34:00Z">
              <w:r w:rsidRPr="00AD2D56" w:rsidDel="004933BC">
                <w:rPr>
                  <w:rFonts w:ascii="Arial" w:eastAsia="SimSun" w:hAnsi="Arial" w:cs="Arial"/>
                  <w:b/>
                  <w:bCs/>
                  <w:kern w:val="0"/>
                  <w:sz w:val="22"/>
                  <w:szCs w:val="22"/>
                  <w:lang w:val="en-US" w:eastAsia="zh-CN" w:bidi="ar"/>
                </w:rPr>
                <w:delText>515 (94.5%)</w:delText>
              </w:r>
            </w:del>
          </w:p>
        </w:tc>
      </w:tr>
      <w:tr w:rsidR="00377CA9" w:rsidRPr="00AD2D56" w:rsidDel="004933BC" w14:paraId="3A2F2CDE" w14:textId="195E9E6B">
        <w:trPr>
          <w:trHeight w:val="324"/>
          <w:jc w:val="center"/>
          <w:del w:id="108" w:author="Cengkuru Michael" w:date="2023-06-27T08:34:00Z"/>
        </w:trPr>
        <w:tc>
          <w:tcPr>
            <w:tcW w:w="3262" w:type="dxa"/>
            <w:tcBorders>
              <w:top w:val="nil"/>
              <w:left w:val="single" w:sz="8" w:space="0" w:color="BEBEBE"/>
              <w:bottom w:val="single" w:sz="8" w:space="0" w:color="BEBEBE"/>
              <w:right w:val="single" w:sz="8" w:space="0" w:color="BEBEBE"/>
            </w:tcBorders>
            <w:shd w:val="clear" w:color="auto" w:fill="auto"/>
            <w:vAlign w:val="center"/>
          </w:tcPr>
          <w:p w14:paraId="56836FE3" w14:textId="4E1D82A3" w:rsidR="00666956" w:rsidRPr="00AD2D56" w:rsidDel="004933BC" w:rsidRDefault="00F957A5" w:rsidP="00057158">
            <w:pPr>
              <w:ind w:firstLineChars="500" w:firstLine="1104"/>
              <w:jc w:val="both"/>
              <w:textAlignment w:val="center"/>
              <w:rPr>
                <w:del w:id="109" w:author="Cengkuru Michael" w:date="2023-06-27T08:34:00Z"/>
                <w:rFonts w:ascii="Arial" w:hAnsi="Arial" w:cs="Arial"/>
                <w:b/>
                <w:bCs/>
                <w:sz w:val="22"/>
                <w:szCs w:val="22"/>
              </w:rPr>
            </w:pPr>
            <w:del w:id="110" w:author="Cengkuru Michael" w:date="2023-06-27T08:34:00Z">
              <w:r w:rsidRPr="00AD2D56" w:rsidDel="004933BC">
                <w:rPr>
                  <w:rFonts w:ascii="Arial" w:eastAsia="SimSun" w:hAnsi="Arial" w:cs="Arial"/>
                  <w:b/>
                  <w:bCs/>
                  <w:kern w:val="0"/>
                  <w:sz w:val="22"/>
                  <w:szCs w:val="22"/>
                  <w:lang w:val="en-US" w:eastAsia="zh-CN" w:bidi="ar"/>
                </w:rPr>
                <w:delText>China</w:delText>
              </w:r>
            </w:del>
          </w:p>
        </w:tc>
        <w:tc>
          <w:tcPr>
            <w:tcW w:w="2083" w:type="dxa"/>
            <w:tcBorders>
              <w:top w:val="nil"/>
              <w:left w:val="nil"/>
              <w:bottom w:val="single" w:sz="8" w:space="0" w:color="BEBEBE"/>
              <w:right w:val="single" w:sz="8" w:space="0" w:color="BEBEBE"/>
            </w:tcBorders>
            <w:shd w:val="clear" w:color="auto" w:fill="auto"/>
            <w:vAlign w:val="center"/>
          </w:tcPr>
          <w:p w14:paraId="0B684517" w14:textId="1CF26021" w:rsidR="00666956" w:rsidRPr="00AD2D56" w:rsidDel="004933BC" w:rsidRDefault="00F957A5" w:rsidP="00057158">
            <w:pPr>
              <w:jc w:val="both"/>
              <w:textAlignment w:val="center"/>
              <w:rPr>
                <w:del w:id="111" w:author="Cengkuru Michael" w:date="2023-06-27T08:34:00Z"/>
                <w:rFonts w:ascii="Arial" w:hAnsi="Arial" w:cs="Arial"/>
                <w:b/>
                <w:bCs/>
                <w:sz w:val="22"/>
                <w:szCs w:val="22"/>
                <w:lang w:val="en-US"/>
              </w:rPr>
            </w:pPr>
            <w:del w:id="112" w:author="Cengkuru Michael" w:date="2023-06-27T08:34:00Z">
              <w:r w:rsidRPr="00AD2D56" w:rsidDel="004933BC">
                <w:rPr>
                  <w:rFonts w:ascii="Arial" w:eastAsia="SimSun" w:hAnsi="Arial" w:cs="Arial"/>
                  <w:b/>
                  <w:bCs/>
                  <w:kern w:val="0"/>
                  <w:sz w:val="22"/>
                  <w:szCs w:val="22"/>
                  <w:lang w:val="en-US" w:eastAsia="zh-CN" w:bidi="ar"/>
                </w:rPr>
                <w:delText>22 (4%)</w:delText>
              </w:r>
            </w:del>
          </w:p>
        </w:tc>
      </w:tr>
      <w:tr w:rsidR="00377CA9" w:rsidRPr="00AD2D56" w:rsidDel="004933BC" w14:paraId="52D90ACB" w14:textId="5EC7F004">
        <w:trPr>
          <w:trHeight w:val="324"/>
          <w:jc w:val="center"/>
          <w:del w:id="113" w:author="Cengkuru Michael" w:date="2023-06-27T08:34:00Z"/>
        </w:trPr>
        <w:tc>
          <w:tcPr>
            <w:tcW w:w="3262" w:type="dxa"/>
            <w:tcBorders>
              <w:top w:val="nil"/>
              <w:left w:val="single" w:sz="8" w:space="0" w:color="BEBEBE"/>
              <w:bottom w:val="single" w:sz="8" w:space="0" w:color="BEBEBE"/>
              <w:right w:val="single" w:sz="8" w:space="0" w:color="BEBEBE"/>
            </w:tcBorders>
            <w:shd w:val="clear" w:color="auto" w:fill="auto"/>
            <w:vAlign w:val="center"/>
          </w:tcPr>
          <w:p w14:paraId="3ED90C40" w14:textId="61F4EFE6" w:rsidR="00666956" w:rsidRPr="00AD2D56" w:rsidDel="004933BC" w:rsidRDefault="00F957A5" w:rsidP="00057158">
            <w:pPr>
              <w:ind w:firstLineChars="500" w:firstLine="1104"/>
              <w:jc w:val="both"/>
              <w:textAlignment w:val="center"/>
              <w:rPr>
                <w:del w:id="114" w:author="Cengkuru Michael" w:date="2023-06-27T08:34:00Z"/>
                <w:rFonts w:ascii="Arial" w:hAnsi="Arial" w:cs="Arial"/>
                <w:b/>
                <w:bCs/>
                <w:sz w:val="22"/>
                <w:szCs w:val="22"/>
              </w:rPr>
            </w:pPr>
            <w:del w:id="115" w:author="Cengkuru Michael" w:date="2023-06-27T08:34:00Z">
              <w:r w:rsidRPr="00AD2D56" w:rsidDel="004933BC">
                <w:rPr>
                  <w:rFonts w:ascii="Arial" w:eastAsia="SimSun" w:hAnsi="Arial" w:cs="Arial"/>
                  <w:b/>
                  <w:bCs/>
                  <w:kern w:val="0"/>
                  <w:sz w:val="22"/>
                  <w:szCs w:val="22"/>
                  <w:lang w:val="en-US" w:eastAsia="zh-CN" w:bidi="ar"/>
                </w:rPr>
                <w:delText>Aruba</w:delText>
              </w:r>
            </w:del>
          </w:p>
        </w:tc>
        <w:tc>
          <w:tcPr>
            <w:tcW w:w="2083" w:type="dxa"/>
            <w:tcBorders>
              <w:top w:val="nil"/>
              <w:left w:val="nil"/>
              <w:bottom w:val="single" w:sz="8" w:space="0" w:color="BEBEBE"/>
              <w:right w:val="single" w:sz="8" w:space="0" w:color="BEBEBE"/>
            </w:tcBorders>
            <w:shd w:val="clear" w:color="auto" w:fill="auto"/>
            <w:vAlign w:val="center"/>
          </w:tcPr>
          <w:p w14:paraId="27B7D7A8" w14:textId="0FCA4BBB" w:rsidR="00666956" w:rsidRPr="00AD2D56" w:rsidDel="004933BC" w:rsidRDefault="00F957A5" w:rsidP="00057158">
            <w:pPr>
              <w:jc w:val="both"/>
              <w:textAlignment w:val="center"/>
              <w:rPr>
                <w:del w:id="116" w:author="Cengkuru Michael" w:date="2023-06-27T08:34:00Z"/>
                <w:rFonts w:ascii="Arial" w:hAnsi="Arial" w:cs="Arial"/>
                <w:b/>
                <w:bCs/>
                <w:sz w:val="22"/>
                <w:szCs w:val="22"/>
              </w:rPr>
            </w:pPr>
            <w:del w:id="117" w:author="Cengkuru Michael" w:date="2023-06-27T08:34:00Z">
              <w:r w:rsidRPr="00AD2D56" w:rsidDel="004933BC">
                <w:rPr>
                  <w:rFonts w:ascii="Arial" w:eastAsia="SimSun" w:hAnsi="Arial" w:cs="Arial"/>
                  <w:b/>
                  <w:bCs/>
                  <w:kern w:val="0"/>
                  <w:sz w:val="22"/>
                  <w:szCs w:val="22"/>
                  <w:lang w:val="en-US" w:eastAsia="zh-CN" w:bidi="ar"/>
                </w:rPr>
                <w:delText>4</w:delText>
              </w:r>
            </w:del>
          </w:p>
        </w:tc>
      </w:tr>
      <w:tr w:rsidR="00377CA9" w:rsidRPr="00AD2D56" w:rsidDel="004933BC" w14:paraId="7DDD9E93" w14:textId="4A8AC4B1">
        <w:trPr>
          <w:trHeight w:val="324"/>
          <w:jc w:val="center"/>
          <w:del w:id="118" w:author="Cengkuru Michael" w:date="2023-06-27T08:34:00Z"/>
        </w:trPr>
        <w:tc>
          <w:tcPr>
            <w:tcW w:w="3262" w:type="dxa"/>
            <w:tcBorders>
              <w:top w:val="nil"/>
              <w:left w:val="single" w:sz="8" w:space="0" w:color="BEBEBE"/>
              <w:bottom w:val="single" w:sz="8" w:space="0" w:color="BEBEBE"/>
              <w:right w:val="single" w:sz="8" w:space="0" w:color="BEBEBE"/>
            </w:tcBorders>
            <w:shd w:val="clear" w:color="auto" w:fill="auto"/>
            <w:vAlign w:val="center"/>
          </w:tcPr>
          <w:p w14:paraId="6B7FE183" w14:textId="07C4C891" w:rsidR="00666956" w:rsidRPr="00AD2D56" w:rsidDel="004933BC" w:rsidRDefault="00F957A5" w:rsidP="00057158">
            <w:pPr>
              <w:ind w:firstLineChars="500" w:firstLine="1104"/>
              <w:jc w:val="both"/>
              <w:textAlignment w:val="center"/>
              <w:rPr>
                <w:del w:id="119" w:author="Cengkuru Michael" w:date="2023-06-27T08:34:00Z"/>
                <w:rFonts w:ascii="Arial" w:hAnsi="Arial" w:cs="Arial"/>
                <w:b/>
                <w:bCs/>
                <w:sz w:val="22"/>
                <w:szCs w:val="22"/>
              </w:rPr>
            </w:pPr>
            <w:del w:id="120" w:author="Cengkuru Michael" w:date="2023-06-27T08:34:00Z">
              <w:r w:rsidRPr="00AD2D56" w:rsidDel="004933BC">
                <w:rPr>
                  <w:rFonts w:ascii="Arial" w:eastAsia="SimSun" w:hAnsi="Arial" w:cs="Arial"/>
                  <w:b/>
                  <w:bCs/>
                  <w:kern w:val="0"/>
                  <w:sz w:val="22"/>
                  <w:szCs w:val="22"/>
                  <w:lang w:val="en-US" w:eastAsia="zh-CN" w:bidi="ar"/>
                </w:rPr>
                <w:delText>Egypt</w:delText>
              </w:r>
            </w:del>
          </w:p>
        </w:tc>
        <w:tc>
          <w:tcPr>
            <w:tcW w:w="2083" w:type="dxa"/>
            <w:tcBorders>
              <w:top w:val="nil"/>
              <w:left w:val="nil"/>
              <w:bottom w:val="single" w:sz="8" w:space="0" w:color="BEBEBE"/>
              <w:right w:val="single" w:sz="8" w:space="0" w:color="BEBEBE"/>
            </w:tcBorders>
            <w:shd w:val="clear" w:color="auto" w:fill="auto"/>
            <w:vAlign w:val="center"/>
          </w:tcPr>
          <w:p w14:paraId="23FB61A4" w14:textId="29CA2218" w:rsidR="00666956" w:rsidRPr="00AD2D56" w:rsidDel="004933BC" w:rsidRDefault="00F957A5" w:rsidP="00057158">
            <w:pPr>
              <w:jc w:val="both"/>
              <w:textAlignment w:val="center"/>
              <w:rPr>
                <w:del w:id="121" w:author="Cengkuru Michael" w:date="2023-06-27T08:34:00Z"/>
                <w:rFonts w:ascii="Arial" w:hAnsi="Arial" w:cs="Arial"/>
                <w:b/>
                <w:bCs/>
                <w:sz w:val="22"/>
                <w:szCs w:val="22"/>
              </w:rPr>
            </w:pPr>
            <w:del w:id="122" w:author="Cengkuru Michael" w:date="2023-06-27T08:34:00Z">
              <w:r w:rsidRPr="00AD2D56" w:rsidDel="004933BC">
                <w:rPr>
                  <w:rFonts w:ascii="Arial" w:eastAsia="SimSun" w:hAnsi="Arial" w:cs="Arial"/>
                  <w:b/>
                  <w:bCs/>
                  <w:kern w:val="0"/>
                  <w:sz w:val="22"/>
                  <w:szCs w:val="22"/>
                  <w:lang w:val="en-US" w:eastAsia="zh-CN" w:bidi="ar"/>
                </w:rPr>
                <w:delText>3</w:delText>
              </w:r>
            </w:del>
          </w:p>
        </w:tc>
      </w:tr>
      <w:tr w:rsidR="00377CA9" w:rsidRPr="00AD2D56" w:rsidDel="004933BC" w14:paraId="69BCA7A7" w14:textId="7454E836">
        <w:trPr>
          <w:trHeight w:val="324"/>
          <w:jc w:val="center"/>
          <w:del w:id="123" w:author="Cengkuru Michael" w:date="2023-06-27T08:34:00Z"/>
        </w:trPr>
        <w:tc>
          <w:tcPr>
            <w:tcW w:w="3262" w:type="dxa"/>
            <w:tcBorders>
              <w:top w:val="nil"/>
              <w:left w:val="single" w:sz="8" w:space="0" w:color="BEBEBE"/>
              <w:bottom w:val="single" w:sz="8" w:space="0" w:color="BEBEBE"/>
              <w:right w:val="single" w:sz="8" w:space="0" w:color="BEBEBE"/>
            </w:tcBorders>
            <w:shd w:val="clear" w:color="auto" w:fill="auto"/>
            <w:vAlign w:val="center"/>
          </w:tcPr>
          <w:p w14:paraId="3A1970FA" w14:textId="04A44DA3" w:rsidR="00666956" w:rsidRPr="00AD2D56" w:rsidDel="004933BC" w:rsidRDefault="00F957A5" w:rsidP="00057158">
            <w:pPr>
              <w:ind w:firstLineChars="500" w:firstLine="1104"/>
              <w:jc w:val="both"/>
              <w:textAlignment w:val="center"/>
              <w:rPr>
                <w:del w:id="124" w:author="Cengkuru Michael" w:date="2023-06-27T08:34:00Z"/>
                <w:rFonts w:ascii="Arial" w:hAnsi="Arial" w:cs="Arial"/>
                <w:b/>
                <w:bCs/>
                <w:sz w:val="22"/>
                <w:szCs w:val="22"/>
              </w:rPr>
            </w:pPr>
            <w:del w:id="125" w:author="Cengkuru Michael" w:date="2023-06-27T08:34:00Z">
              <w:r w:rsidRPr="00AD2D56" w:rsidDel="004933BC">
                <w:rPr>
                  <w:rFonts w:ascii="Arial" w:eastAsia="SimSun" w:hAnsi="Arial" w:cs="Arial"/>
                  <w:b/>
                  <w:bCs/>
                  <w:kern w:val="0"/>
                  <w:sz w:val="22"/>
                  <w:szCs w:val="22"/>
                  <w:lang w:val="en-US" w:eastAsia="zh-CN" w:bidi="ar"/>
                </w:rPr>
                <w:delText>Portugal</w:delText>
              </w:r>
            </w:del>
          </w:p>
        </w:tc>
        <w:tc>
          <w:tcPr>
            <w:tcW w:w="2083" w:type="dxa"/>
            <w:tcBorders>
              <w:top w:val="nil"/>
              <w:left w:val="nil"/>
              <w:bottom w:val="single" w:sz="8" w:space="0" w:color="BEBEBE"/>
              <w:right w:val="single" w:sz="8" w:space="0" w:color="BEBEBE"/>
            </w:tcBorders>
            <w:shd w:val="clear" w:color="auto" w:fill="auto"/>
            <w:vAlign w:val="center"/>
          </w:tcPr>
          <w:p w14:paraId="7D0FFF28" w14:textId="5D5A82B3" w:rsidR="00666956" w:rsidRPr="00AD2D56" w:rsidDel="004933BC" w:rsidRDefault="00F957A5" w:rsidP="00057158">
            <w:pPr>
              <w:jc w:val="both"/>
              <w:textAlignment w:val="center"/>
              <w:rPr>
                <w:del w:id="126" w:author="Cengkuru Michael" w:date="2023-06-27T08:34:00Z"/>
                <w:rFonts w:ascii="Arial" w:hAnsi="Arial" w:cs="Arial"/>
                <w:b/>
                <w:bCs/>
                <w:sz w:val="22"/>
                <w:szCs w:val="22"/>
              </w:rPr>
            </w:pPr>
            <w:del w:id="127" w:author="Cengkuru Michael" w:date="2023-06-27T08:34:00Z">
              <w:r w:rsidRPr="00AD2D56" w:rsidDel="004933BC">
                <w:rPr>
                  <w:rFonts w:ascii="Arial" w:eastAsia="SimSun" w:hAnsi="Arial" w:cs="Arial"/>
                  <w:b/>
                  <w:bCs/>
                  <w:kern w:val="0"/>
                  <w:sz w:val="22"/>
                  <w:szCs w:val="22"/>
                  <w:lang w:val="en-US" w:eastAsia="zh-CN" w:bidi="ar"/>
                </w:rPr>
                <w:delText>2</w:delText>
              </w:r>
            </w:del>
          </w:p>
        </w:tc>
      </w:tr>
      <w:tr w:rsidR="00377CA9" w:rsidRPr="00AD2D56" w:rsidDel="004933BC" w14:paraId="67B8044A" w14:textId="37DBD6BC">
        <w:trPr>
          <w:trHeight w:val="324"/>
          <w:jc w:val="center"/>
          <w:del w:id="128" w:author="Cengkuru Michael" w:date="2023-06-27T08:34:00Z"/>
        </w:trPr>
        <w:tc>
          <w:tcPr>
            <w:tcW w:w="3262" w:type="dxa"/>
            <w:tcBorders>
              <w:top w:val="nil"/>
              <w:left w:val="single" w:sz="8" w:space="0" w:color="BEBEBE"/>
              <w:bottom w:val="single" w:sz="8" w:space="0" w:color="BEBEBE"/>
              <w:right w:val="single" w:sz="8" w:space="0" w:color="BEBEBE"/>
            </w:tcBorders>
            <w:shd w:val="clear" w:color="auto" w:fill="auto"/>
            <w:vAlign w:val="center"/>
          </w:tcPr>
          <w:p w14:paraId="057890C2" w14:textId="31852936" w:rsidR="00666956" w:rsidRPr="00AD2D56" w:rsidDel="004933BC" w:rsidRDefault="00F957A5" w:rsidP="00057158">
            <w:pPr>
              <w:ind w:firstLineChars="500" w:firstLine="1104"/>
              <w:jc w:val="both"/>
              <w:textAlignment w:val="center"/>
              <w:rPr>
                <w:del w:id="129" w:author="Cengkuru Michael" w:date="2023-06-27T08:34:00Z"/>
                <w:rFonts w:ascii="Arial" w:hAnsi="Arial" w:cs="Arial"/>
                <w:b/>
                <w:bCs/>
                <w:sz w:val="22"/>
                <w:szCs w:val="22"/>
              </w:rPr>
            </w:pPr>
            <w:del w:id="130" w:author="Cengkuru Michael" w:date="2023-06-27T08:34:00Z">
              <w:r w:rsidRPr="00AD2D56" w:rsidDel="004933BC">
                <w:rPr>
                  <w:rFonts w:ascii="Arial" w:eastAsia="SimSun" w:hAnsi="Arial" w:cs="Arial"/>
                  <w:b/>
                  <w:bCs/>
                  <w:kern w:val="0"/>
                  <w:sz w:val="22"/>
                  <w:szCs w:val="22"/>
                  <w:lang w:val="en-US" w:eastAsia="zh-CN" w:bidi="ar"/>
                </w:rPr>
                <w:delText>Angola</w:delText>
              </w:r>
            </w:del>
          </w:p>
        </w:tc>
        <w:tc>
          <w:tcPr>
            <w:tcW w:w="2083" w:type="dxa"/>
            <w:tcBorders>
              <w:top w:val="nil"/>
              <w:left w:val="nil"/>
              <w:bottom w:val="single" w:sz="8" w:space="0" w:color="BEBEBE"/>
              <w:right w:val="single" w:sz="8" w:space="0" w:color="BEBEBE"/>
            </w:tcBorders>
            <w:shd w:val="clear" w:color="auto" w:fill="auto"/>
            <w:vAlign w:val="center"/>
          </w:tcPr>
          <w:p w14:paraId="7D5602D8" w14:textId="549A2074" w:rsidR="00666956" w:rsidRPr="00AD2D56" w:rsidDel="004933BC" w:rsidRDefault="00F957A5" w:rsidP="00057158">
            <w:pPr>
              <w:jc w:val="both"/>
              <w:textAlignment w:val="center"/>
              <w:rPr>
                <w:del w:id="131" w:author="Cengkuru Michael" w:date="2023-06-27T08:34:00Z"/>
                <w:rFonts w:ascii="Arial" w:hAnsi="Arial" w:cs="Arial"/>
                <w:b/>
                <w:bCs/>
                <w:sz w:val="22"/>
                <w:szCs w:val="22"/>
              </w:rPr>
            </w:pPr>
            <w:del w:id="132" w:author="Cengkuru Michael" w:date="2023-06-27T08:34:00Z">
              <w:r w:rsidRPr="00AD2D56" w:rsidDel="004933BC">
                <w:rPr>
                  <w:rFonts w:ascii="Arial" w:eastAsia="SimSun" w:hAnsi="Arial" w:cs="Arial"/>
                  <w:b/>
                  <w:bCs/>
                  <w:kern w:val="0"/>
                  <w:sz w:val="22"/>
                  <w:szCs w:val="22"/>
                  <w:lang w:val="en-US" w:eastAsia="zh-CN" w:bidi="ar"/>
                </w:rPr>
                <w:delText>1</w:delText>
              </w:r>
            </w:del>
          </w:p>
        </w:tc>
      </w:tr>
      <w:tr w:rsidR="00377CA9" w:rsidRPr="00AD2D56" w:rsidDel="004933BC" w14:paraId="030149B4" w14:textId="7D16A4EC" w:rsidTr="0036000A">
        <w:trPr>
          <w:trHeight w:val="324"/>
          <w:jc w:val="center"/>
          <w:del w:id="133" w:author="Cengkuru Michael" w:date="2023-06-27T08:34:00Z"/>
        </w:trPr>
        <w:tc>
          <w:tcPr>
            <w:tcW w:w="3262" w:type="dxa"/>
            <w:tcBorders>
              <w:top w:val="nil"/>
              <w:left w:val="single" w:sz="8" w:space="0" w:color="BEBEBE"/>
              <w:bottom w:val="single" w:sz="4" w:space="0" w:color="auto"/>
              <w:right w:val="single" w:sz="8" w:space="0" w:color="BEBEBE"/>
            </w:tcBorders>
            <w:shd w:val="clear" w:color="auto" w:fill="auto"/>
            <w:vAlign w:val="center"/>
          </w:tcPr>
          <w:p w14:paraId="19897369" w14:textId="62E09F9A" w:rsidR="00666956" w:rsidRPr="00AD2D56" w:rsidDel="004933BC" w:rsidRDefault="00F957A5" w:rsidP="00057158">
            <w:pPr>
              <w:ind w:firstLineChars="500" w:firstLine="1104"/>
              <w:jc w:val="both"/>
              <w:textAlignment w:val="center"/>
              <w:rPr>
                <w:del w:id="134" w:author="Cengkuru Michael" w:date="2023-06-27T08:34:00Z"/>
                <w:rFonts w:ascii="Arial" w:hAnsi="Arial" w:cs="Arial"/>
                <w:b/>
                <w:bCs/>
                <w:sz w:val="22"/>
                <w:szCs w:val="22"/>
              </w:rPr>
            </w:pPr>
            <w:del w:id="135" w:author="Cengkuru Michael" w:date="2023-06-27T08:34:00Z">
              <w:r w:rsidRPr="00AD2D56" w:rsidDel="004933BC">
                <w:rPr>
                  <w:rFonts w:ascii="Arial" w:eastAsia="SimSun" w:hAnsi="Arial" w:cs="Arial"/>
                  <w:b/>
                  <w:bCs/>
                  <w:kern w:val="0"/>
                  <w:sz w:val="22"/>
                  <w:szCs w:val="22"/>
                  <w:lang w:val="en-US" w:eastAsia="zh-CN" w:bidi="ar"/>
                </w:rPr>
                <w:delText>Iceland</w:delText>
              </w:r>
            </w:del>
          </w:p>
        </w:tc>
        <w:tc>
          <w:tcPr>
            <w:tcW w:w="2083" w:type="dxa"/>
            <w:tcBorders>
              <w:top w:val="nil"/>
              <w:left w:val="nil"/>
              <w:bottom w:val="single" w:sz="4" w:space="0" w:color="auto"/>
              <w:right w:val="single" w:sz="8" w:space="0" w:color="BEBEBE"/>
            </w:tcBorders>
            <w:shd w:val="clear" w:color="auto" w:fill="auto"/>
            <w:vAlign w:val="center"/>
          </w:tcPr>
          <w:p w14:paraId="491D4588" w14:textId="6539FFC9" w:rsidR="00666956" w:rsidRPr="00AD2D56" w:rsidDel="004933BC" w:rsidRDefault="00F957A5" w:rsidP="00057158">
            <w:pPr>
              <w:jc w:val="both"/>
              <w:textAlignment w:val="center"/>
              <w:rPr>
                <w:del w:id="136" w:author="Cengkuru Michael" w:date="2023-06-27T08:34:00Z"/>
                <w:rFonts w:ascii="Arial" w:hAnsi="Arial" w:cs="Arial"/>
                <w:b/>
                <w:bCs/>
                <w:sz w:val="22"/>
                <w:szCs w:val="22"/>
              </w:rPr>
            </w:pPr>
            <w:del w:id="137" w:author="Cengkuru Michael" w:date="2023-06-27T08:34:00Z">
              <w:r w:rsidRPr="00AD2D56" w:rsidDel="004933BC">
                <w:rPr>
                  <w:rFonts w:ascii="Arial" w:eastAsia="SimSun" w:hAnsi="Arial" w:cs="Arial"/>
                  <w:b/>
                  <w:bCs/>
                  <w:kern w:val="0"/>
                  <w:sz w:val="22"/>
                  <w:szCs w:val="22"/>
                  <w:lang w:val="en-US" w:eastAsia="zh-CN" w:bidi="ar"/>
                </w:rPr>
                <w:delText>1</w:delText>
              </w:r>
            </w:del>
          </w:p>
        </w:tc>
      </w:tr>
      <w:tr w:rsidR="00377CA9" w:rsidRPr="00AD2D56" w:rsidDel="004933BC" w14:paraId="448F60F1" w14:textId="4CE9BF8F" w:rsidTr="0036000A">
        <w:trPr>
          <w:trHeight w:val="324"/>
          <w:jc w:val="center"/>
          <w:del w:id="138" w:author="Cengkuru Michael" w:date="2023-06-27T08:34:00Z"/>
        </w:trPr>
        <w:tc>
          <w:tcPr>
            <w:tcW w:w="3262" w:type="dxa"/>
            <w:tcBorders>
              <w:top w:val="single" w:sz="4" w:space="0" w:color="auto"/>
              <w:left w:val="single" w:sz="4" w:space="0" w:color="auto"/>
              <w:bottom w:val="single" w:sz="4" w:space="0" w:color="auto"/>
              <w:right w:val="single" w:sz="4" w:space="0" w:color="auto"/>
            </w:tcBorders>
            <w:shd w:val="clear" w:color="auto" w:fill="auto"/>
            <w:vAlign w:val="center"/>
          </w:tcPr>
          <w:p w14:paraId="637522F4" w14:textId="72126573" w:rsidR="00666956" w:rsidRPr="00AD2D56" w:rsidDel="004933BC" w:rsidRDefault="00F957A5" w:rsidP="00057158">
            <w:pPr>
              <w:ind w:firstLineChars="500" w:firstLine="1104"/>
              <w:jc w:val="both"/>
              <w:textAlignment w:val="center"/>
              <w:rPr>
                <w:del w:id="139" w:author="Cengkuru Michael" w:date="2023-06-27T08:34:00Z"/>
                <w:rFonts w:ascii="Arial" w:hAnsi="Arial" w:cs="Arial"/>
                <w:b/>
                <w:bCs/>
                <w:sz w:val="22"/>
                <w:szCs w:val="22"/>
              </w:rPr>
            </w:pPr>
            <w:del w:id="140" w:author="Cengkuru Michael" w:date="2023-06-27T08:34:00Z">
              <w:r w:rsidRPr="00AD2D56" w:rsidDel="004933BC">
                <w:rPr>
                  <w:rFonts w:ascii="Arial" w:eastAsia="SimSun" w:hAnsi="Arial" w:cs="Arial"/>
                  <w:b/>
                  <w:bCs/>
                  <w:kern w:val="0"/>
                  <w:sz w:val="22"/>
                  <w:szCs w:val="22"/>
                  <w:lang w:val="en-US" w:eastAsia="zh-CN" w:bidi="ar"/>
                </w:rPr>
                <w:delText>Serbia</w:delText>
              </w:r>
            </w:del>
          </w:p>
        </w:tc>
        <w:tc>
          <w:tcPr>
            <w:tcW w:w="2083" w:type="dxa"/>
            <w:tcBorders>
              <w:top w:val="single" w:sz="4" w:space="0" w:color="auto"/>
              <w:left w:val="single" w:sz="4" w:space="0" w:color="auto"/>
              <w:bottom w:val="single" w:sz="4" w:space="0" w:color="auto"/>
              <w:right w:val="single" w:sz="4" w:space="0" w:color="auto"/>
            </w:tcBorders>
            <w:shd w:val="clear" w:color="auto" w:fill="auto"/>
            <w:vAlign w:val="center"/>
          </w:tcPr>
          <w:p w14:paraId="1FCADD10" w14:textId="724B46D8" w:rsidR="00666956" w:rsidRPr="00AD2D56" w:rsidDel="004933BC" w:rsidRDefault="00F957A5" w:rsidP="00057158">
            <w:pPr>
              <w:jc w:val="both"/>
              <w:textAlignment w:val="center"/>
              <w:rPr>
                <w:del w:id="141" w:author="Cengkuru Michael" w:date="2023-06-27T08:34:00Z"/>
                <w:rFonts w:ascii="Arial" w:hAnsi="Arial" w:cs="Arial"/>
                <w:b/>
                <w:bCs/>
                <w:sz w:val="22"/>
                <w:szCs w:val="22"/>
              </w:rPr>
            </w:pPr>
            <w:del w:id="142" w:author="Cengkuru Michael" w:date="2023-06-27T08:34:00Z">
              <w:r w:rsidRPr="00AD2D56" w:rsidDel="004933BC">
                <w:rPr>
                  <w:rFonts w:ascii="Arial" w:eastAsia="SimSun" w:hAnsi="Arial" w:cs="Arial"/>
                  <w:b/>
                  <w:bCs/>
                  <w:kern w:val="0"/>
                  <w:sz w:val="22"/>
                  <w:szCs w:val="22"/>
                  <w:lang w:val="en-US" w:eastAsia="zh-CN" w:bidi="ar"/>
                </w:rPr>
                <w:delText>1</w:delText>
              </w:r>
            </w:del>
          </w:p>
        </w:tc>
      </w:tr>
      <w:tr w:rsidR="00377CA9" w:rsidRPr="00AD2D56" w:rsidDel="004933BC" w14:paraId="71645365" w14:textId="0F1D039D" w:rsidTr="0036000A">
        <w:trPr>
          <w:trHeight w:val="324"/>
          <w:jc w:val="center"/>
          <w:del w:id="143" w:author="Cengkuru Michael" w:date="2023-06-27T08:34:00Z"/>
        </w:trPr>
        <w:tc>
          <w:tcPr>
            <w:tcW w:w="3262" w:type="dxa"/>
            <w:tcBorders>
              <w:top w:val="single" w:sz="4" w:space="0" w:color="auto"/>
              <w:left w:val="single" w:sz="8" w:space="0" w:color="BEBEBE"/>
              <w:bottom w:val="single" w:sz="8" w:space="0" w:color="BEBEBE"/>
              <w:right w:val="single" w:sz="8" w:space="0" w:color="BEBEBE"/>
            </w:tcBorders>
            <w:shd w:val="clear" w:color="auto" w:fill="auto"/>
            <w:vAlign w:val="center"/>
          </w:tcPr>
          <w:p w14:paraId="4B86C4E2" w14:textId="03B2D90F" w:rsidR="00666956" w:rsidRPr="00AD2D56" w:rsidDel="004933BC" w:rsidRDefault="00F957A5" w:rsidP="00057158">
            <w:pPr>
              <w:ind w:firstLineChars="500" w:firstLine="1104"/>
              <w:jc w:val="both"/>
              <w:textAlignment w:val="center"/>
              <w:rPr>
                <w:del w:id="144" w:author="Cengkuru Michael" w:date="2023-06-27T08:34:00Z"/>
                <w:rFonts w:ascii="Arial" w:eastAsia="SimSun" w:hAnsi="Arial" w:cs="Arial"/>
                <w:b/>
                <w:bCs/>
                <w:kern w:val="0"/>
                <w:sz w:val="22"/>
                <w:szCs w:val="22"/>
                <w:lang w:val="en-US" w:eastAsia="zh-CN" w:bidi="ar"/>
              </w:rPr>
            </w:pPr>
            <w:del w:id="145" w:author="Cengkuru Michael" w:date="2023-06-27T08:34:00Z">
              <w:r w:rsidRPr="00AD2D56" w:rsidDel="004933BC">
                <w:rPr>
                  <w:rFonts w:ascii="Arial" w:eastAsia="SimSun" w:hAnsi="Arial" w:cs="Arial"/>
                  <w:b/>
                  <w:bCs/>
                  <w:kern w:val="0"/>
                  <w:sz w:val="22"/>
                  <w:szCs w:val="22"/>
                  <w:lang w:val="en-US" w:eastAsia="zh-CN" w:bidi="ar"/>
                </w:rPr>
                <w:delText xml:space="preserve">Total </w:delText>
              </w:r>
            </w:del>
          </w:p>
        </w:tc>
        <w:tc>
          <w:tcPr>
            <w:tcW w:w="2083" w:type="dxa"/>
            <w:tcBorders>
              <w:top w:val="single" w:sz="4" w:space="0" w:color="auto"/>
              <w:left w:val="nil"/>
              <w:bottom w:val="single" w:sz="8" w:space="0" w:color="BEBEBE"/>
              <w:right w:val="single" w:sz="8" w:space="0" w:color="BEBEBE"/>
            </w:tcBorders>
            <w:shd w:val="clear" w:color="auto" w:fill="auto"/>
            <w:vAlign w:val="center"/>
          </w:tcPr>
          <w:p w14:paraId="0C3BE8F2" w14:textId="001A618D" w:rsidR="00666956" w:rsidRPr="00AD2D56" w:rsidDel="004933BC" w:rsidRDefault="00F957A5" w:rsidP="00057158">
            <w:pPr>
              <w:jc w:val="both"/>
              <w:textAlignment w:val="center"/>
              <w:rPr>
                <w:del w:id="146" w:author="Cengkuru Michael" w:date="2023-06-27T08:34:00Z"/>
                <w:rFonts w:ascii="Arial" w:eastAsia="SimSun" w:hAnsi="Arial" w:cs="Arial"/>
                <w:b/>
                <w:bCs/>
                <w:kern w:val="0"/>
                <w:sz w:val="22"/>
                <w:szCs w:val="22"/>
                <w:lang w:val="en-US" w:eastAsia="zh-CN" w:bidi="ar"/>
              </w:rPr>
            </w:pPr>
            <w:del w:id="147" w:author="Cengkuru Michael" w:date="2023-06-27T08:34:00Z">
              <w:r w:rsidRPr="00AD2D56" w:rsidDel="004933BC">
                <w:rPr>
                  <w:rFonts w:ascii="Arial" w:eastAsia="SimSun" w:hAnsi="Arial" w:cs="Arial"/>
                  <w:b/>
                  <w:bCs/>
                  <w:kern w:val="0"/>
                  <w:sz w:val="22"/>
                  <w:szCs w:val="22"/>
                  <w:lang w:val="en-US" w:eastAsia="zh-CN" w:bidi="ar"/>
                </w:rPr>
                <w:delText>549</w:delText>
              </w:r>
            </w:del>
          </w:p>
        </w:tc>
      </w:tr>
    </w:tbl>
    <w:p w14:paraId="30E02E79" w14:textId="77777777" w:rsidR="00666956" w:rsidRPr="00AD2D56" w:rsidRDefault="00666956" w:rsidP="00057158">
      <w:pPr>
        <w:spacing w:line="360" w:lineRule="auto"/>
        <w:jc w:val="both"/>
        <w:rPr>
          <w:rFonts w:ascii="Arial" w:hAnsi="Arial" w:cs="Arial"/>
          <w:sz w:val="22"/>
          <w:szCs w:val="22"/>
        </w:rPr>
      </w:pPr>
    </w:p>
    <w:p w14:paraId="23639746" w14:textId="77777777" w:rsidR="00666956" w:rsidRPr="00AD2D56" w:rsidRDefault="00F957A5" w:rsidP="00057158">
      <w:pPr>
        <w:pStyle w:val="Heading3"/>
        <w:jc w:val="both"/>
        <w:rPr>
          <w:bCs/>
          <w:sz w:val="22"/>
          <w:szCs w:val="22"/>
        </w:rPr>
      </w:pPr>
      <w:bookmarkStart w:id="148" w:name="_Toc8352"/>
      <w:bookmarkStart w:id="149" w:name="_Toc138691232"/>
      <w:r w:rsidRPr="00AD2D56">
        <w:rPr>
          <w:bCs/>
          <w:sz w:val="22"/>
          <w:szCs w:val="22"/>
          <w:lang w:val="en-US"/>
        </w:rPr>
        <w:t xml:space="preserve">4.3.5 </w:t>
      </w:r>
      <w:r w:rsidRPr="00AD2D56">
        <w:rPr>
          <w:bCs/>
          <w:sz w:val="22"/>
          <w:szCs w:val="22"/>
        </w:rPr>
        <w:t>Most frequently winning providers per PDE</w:t>
      </w:r>
      <w:bookmarkEnd w:id="148"/>
      <w:bookmarkEnd w:id="149"/>
    </w:p>
    <w:p w14:paraId="3EAF1E90" w14:textId="77777777" w:rsidR="00666956" w:rsidRPr="00AD2D56" w:rsidRDefault="00666956" w:rsidP="00057158">
      <w:pPr>
        <w:pStyle w:val="ListNumber3"/>
        <w:numPr>
          <w:ilvl w:val="0"/>
          <w:numId w:val="0"/>
        </w:numPr>
        <w:ind w:leftChars="200" w:left="480"/>
        <w:jc w:val="both"/>
        <w:rPr>
          <w:rFonts w:ascii="Arial" w:hAnsi="Arial" w:cs="Arial"/>
          <w:sz w:val="22"/>
          <w:szCs w:val="22"/>
        </w:rPr>
      </w:pPr>
    </w:p>
    <w:p w14:paraId="5F3454C0" w14:textId="7C3E07A5" w:rsidR="00666956" w:rsidRDefault="00F957A5" w:rsidP="00057158">
      <w:pPr>
        <w:spacing w:line="360" w:lineRule="auto"/>
        <w:jc w:val="both"/>
        <w:rPr>
          <w:ins w:id="150" w:author="Cengkuru Michael" w:date="2023-06-27T08:34:00Z"/>
          <w:rFonts w:ascii="Arial" w:hAnsi="Arial" w:cs="Arial"/>
          <w:sz w:val="22"/>
          <w:szCs w:val="22"/>
          <w:lang w:val="en-US"/>
        </w:rPr>
      </w:pPr>
      <w:r w:rsidRPr="00AD2D56">
        <w:rPr>
          <w:rFonts w:ascii="Arial" w:hAnsi="Arial" w:cs="Arial"/>
          <w:sz w:val="22"/>
          <w:szCs w:val="22"/>
          <w:lang w:val="en-US"/>
        </w:rPr>
        <w:t xml:space="preserve">As shown in Table 3, three firms:  </w:t>
      </w:r>
      <w:proofErr w:type="spellStart"/>
      <w:r w:rsidRPr="00AD2D56">
        <w:rPr>
          <w:rFonts w:ascii="Arial" w:hAnsi="Arial" w:cs="Arial"/>
          <w:sz w:val="22"/>
          <w:szCs w:val="22"/>
          <w:lang w:val="en-US"/>
        </w:rPr>
        <w:t>Lusa</w:t>
      </w:r>
      <w:proofErr w:type="spellEnd"/>
      <w:r w:rsidRPr="00AD2D56">
        <w:rPr>
          <w:rFonts w:ascii="Arial" w:hAnsi="Arial" w:cs="Arial"/>
          <w:sz w:val="22"/>
          <w:szCs w:val="22"/>
          <w:lang w:val="en-US"/>
        </w:rPr>
        <w:t xml:space="preserve"> construction &amp; Engineering Co. Ltd (N = 38, 51%) from Uganda National Roads Authority (UNRA), </w:t>
      </w:r>
      <w:r w:rsidRPr="00AD2D56">
        <w:rPr>
          <w:rFonts w:ascii="Arial" w:hAnsi="Arial" w:cs="Arial"/>
          <w:sz w:val="22"/>
          <w:szCs w:val="22"/>
        </w:rPr>
        <w:t>DingXIANG East Africa Enterprises Limited</w:t>
      </w:r>
      <w:r w:rsidRPr="00AD2D56">
        <w:rPr>
          <w:rFonts w:ascii="Arial" w:hAnsi="Arial" w:cs="Arial"/>
          <w:sz w:val="22"/>
          <w:szCs w:val="22"/>
          <w:lang w:val="en-US"/>
        </w:rPr>
        <w:t xml:space="preserve"> (N = 9, 12%) from </w:t>
      </w:r>
      <w:r w:rsidRPr="00AD2D56">
        <w:rPr>
          <w:rFonts w:ascii="Arial" w:hAnsi="Arial" w:cs="Arial"/>
          <w:sz w:val="22"/>
          <w:szCs w:val="22"/>
        </w:rPr>
        <w:t>Ministry of Agriculture, Animal Industry and Fisheries</w:t>
      </w:r>
      <w:r w:rsidRPr="00AD2D56">
        <w:rPr>
          <w:rFonts w:ascii="Arial" w:hAnsi="Arial" w:cs="Arial"/>
          <w:sz w:val="22"/>
          <w:szCs w:val="22"/>
          <w:lang w:val="en-US"/>
        </w:rPr>
        <w:t xml:space="preserve">, and </w:t>
      </w:r>
      <w:r w:rsidRPr="00AD2D56">
        <w:rPr>
          <w:rFonts w:ascii="Arial" w:hAnsi="Arial" w:cs="Arial"/>
          <w:sz w:val="22"/>
          <w:szCs w:val="22"/>
        </w:rPr>
        <w:t>Empa Associates Ltd</w:t>
      </w:r>
      <w:r w:rsidRPr="00AD2D56">
        <w:rPr>
          <w:rFonts w:ascii="Arial" w:hAnsi="Arial" w:cs="Arial"/>
          <w:sz w:val="22"/>
          <w:szCs w:val="22"/>
          <w:lang w:val="en-US"/>
        </w:rPr>
        <w:t xml:space="preserve"> (N = 9, 12%) from M</w:t>
      </w:r>
      <w:r w:rsidRPr="00AD2D56">
        <w:rPr>
          <w:rFonts w:ascii="Arial" w:hAnsi="Arial" w:cs="Arial"/>
          <w:sz w:val="22"/>
          <w:szCs w:val="22"/>
        </w:rPr>
        <w:t>inistry of Works and Transport</w:t>
      </w:r>
      <w:r w:rsidRPr="00AD2D56">
        <w:rPr>
          <w:rFonts w:ascii="Arial" w:hAnsi="Arial" w:cs="Arial"/>
          <w:sz w:val="22"/>
          <w:szCs w:val="22"/>
          <w:lang w:val="en-US"/>
        </w:rPr>
        <w:t xml:space="preserve"> won significantly more contracts. On average, excluding </w:t>
      </w:r>
      <w:proofErr w:type="spellStart"/>
      <w:r w:rsidRPr="00AD2D56">
        <w:rPr>
          <w:rFonts w:ascii="Arial" w:hAnsi="Arial" w:cs="Arial"/>
          <w:sz w:val="22"/>
          <w:szCs w:val="22"/>
          <w:lang w:val="en-US"/>
        </w:rPr>
        <w:t>Lusa</w:t>
      </w:r>
      <w:proofErr w:type="spellEnd"/>
      <w:r w:rsidRPr="00AD2D56">
        <w:rPr>
          <w:rFonts w:ascii="Arial" w:hAnsi="Arial" w:cs="Arial"/>
          <w:sz w:val="22"/>
          <w:szCs w:val="22"/>
          <w:lang w:val="en-US"/>
        </w:rPr>
        <w:t xml:space="preserve"> construction &amp; Engineering Co. Ltd (that appears extreme), the rest of the firms won hardly two contracts (Average = 1.8) in the period under review. The data depicts</w:t>
      </w:r>
      <w:r w:rsidR="2D451FB0" w:rsidRPr="00AD2D56">
        <w:rPr>
          <w:rFonts w:ascii="Arial" w:hAnsi="Arial" w:cs="Arial"/>
          <w:sz w:val="22"/>
          <w:szCs w:val="22"/>
          <w:lang w:val="en-US"/>
        </w:rPr>
        <w:t xml:space="preserve"> a</w:t>
      </w:r>
      <w:r w:rsidRPr="00AD2D56">
        <w:rPr>
          <w:rFonts w:ascii="Arial" w:hAnsi="Arial" w:cs="Arial"/>
          <w:sz w:val="22"/>
          <w:szCs w:val="22"/>
          <w:lang w:val="en-US"/>
        </w:rPr>
        <w:t xml:space="preserve"> lack of a fair distribution of contracts in the construction sector as some firms win only one contract. Table 3 presents the results of the analysis. </w:t>
      </w:r>
    </w:p>
    <w:p w14:paraId="04103337" w14:textId="77777777" w:rsidR="004933BC" w:rsidRDefault="004933BC" w:rsidP="00057158">
      <w:pPr>
        <w:spacing w:line="360" w:lineRule="auto"/>
        <w:jc w:val="both"/>
        <w:rPr>
          <w:ins w:id="151" w:author="Cengkuru Michael" w:date="2023-06-27T08:34:00Z"/>
          <w:rFonts w:ascii="Arial" w:hAnsi="Arial" w:cs="Arial"/>
          <w:sz w:val="22"/>
          <w:szCs w:val="22"/>
          <w:lang w:val="en-US"/>
        </w:rPr>
      </w:pPr>
    </w:p>
    <w:p w14:paraId="5FCA5078" w14:textId="77777777" w:rsidR="004933BC" w:rsidRPr="00AD2D56" w:rsidRDefault="004933BC" w:rsidP="00057158">
      <w:pPr>
        <w:spacing w:line="360" w:lineRule="auto"/>
        <w:jc w:val="both"/>
        <w:rPr>
          <w:rFonts w:ascii="Arial" w:hAnsi="Arial" w:cs="Arial"/>
          <w:sz w:val="22"/>
          <w:szCs w:val="22"/>
          <w:lang w:val="en-US"/>
        </w:rPr>
      </w:pPr>
    </w:p>
    <w:p w14:paraId="75A42CCD" w14:textId="77777777" w:rsidR="00666956" w:rsidRPr="00AD2D56" w:rsidRDefault="00666956" w:rsidP="00057158">
      <w:pPr>
        <w:jc w:val="both"/>
        <w:rPr>
          <w:rFonts w:ascii="Arial" w:hAnsi="Arial" w:cs="Arial"/>
          <w:b/>
          <w:bCs/>
          <w:sz w:val="22"/>
          <w:szCs w:val="22"/>
        </w:rPr>
      </w:pPr>
      <w:bookmarkStart w:id="152" w:name="_Toc15957"/>
    </w:p>
    <w:p w14:paraId="3657B99F" w14:textId="77777777" w:rsidR="00666956" w:rsidRPr="00AD2D56" w:rsidRDefault="00F957A5" w:rsidP="00057158">
      <w:pPr>
        <w:jc w:val="both"/>
        <w:rPr>
          <w:rFonts w:ascii="Arial" w:hAnsi="Arial" w:cs="Arial"/>
          <w:b/>
          <w:bCs/>
          <w:sz w:val="22"/>
          <w:szCs w:val="22"/>
        </w:rPr>
      </w:pPr>
      <w:bookmarkStart w:id="153" w:name="_Toc138691272"/>
      <w:r w:rsidRPr="00AD2D56">
        <w:rPr>
          <w:rFonts w:ascii="Arial" w:hAnsi="Arial" w:cs="Arial"/>
          <w:b/>
          <w:bCs/>
          <w:sz w:val="22"/>
          <w:szCs w:val="22"/>
        </w:rPr>
        <w:lastRenderedPageBreak/>
        <w:t xml:space="preserve">Table </w:t>
      </w:r>
      <w:r w:rsidRPr="00AD2D56">
        <w:rPr>
          <w:rFonts w:ascii="Arial" w:hAnsi="Arial" w:cs="Arial"/>
          <w:b/>
          <w:bCs/>
          <w:sz w:val="22"/>
          <w:szCs w:val="22"/>
        </w:rPr>
        <w:fldChar w:fldCharType="begin"/>
      </w:r>
      <w:r w:rsidRPr="00AD2D56">
        <w:rPr>
          <w:rFonts w:ascii="Arial" w:hAnsi="Arial" w:cs="Arial"/>
          <w:b/>
          <w:bCs/>
          <w:sz w:val="22"/>
          <w:szCs w:val="22"/>
        </w:rPr>
        <w:instrText xml:space="preserve"> SEQ Table \* ARABIC </w:instrText>
      </w:r>
      <w:r w:rsidRPr="00AD2D56">
        <w:rPr>
          <w:rFonts w:ascii="Arial" w:hAnsi="Arial" w:cs="Arial"/>
          <w:b/>
          <w:bCs/>
          <w:sz w:val="22"/>
          <w:szCs w:val="22"/>
        </w:rPr>
        <w:fldChar w:fldCharType="separate"/>
      </w:r>
      <w:r w:rsidRPr="00AD2D56">
        <w:rPr>
          <w:rFonts w:ascii="Arial" w:hAnsi="Arial" w:cs="Arial"/>
          <w:b/>
          <w:bCs/>
          <w:sz w:val="22"/>
          <w:szCs w:val="22"/>
        </w:rPr>
        <w:t>3</w:t>
      </w:r>
      <w:r w:rsidRPr="00AD2D56">
        <w:rPr>
          <w:rFonts w:ascii="Arial" w:hAnsi="Arial" w:cs="Arial"/>
          <w:b/>
          <w:bCs/>
          <w:sz w:val="22"/>
          <w:szCs w:val="22"/>
        </w:rPr>
        <w:fldChar w:fldCharType="end"/>
      </w:r>
      <w:r w:rsidRPr="00AD2D56">
        <w:rPr>
          <w:rFonts w:ascii="Arial" w:hAnsi="Arial" w:cs="Arial"/>
          <w:b/>
          <w:bCs/>
          <w:sz w:val="22"/>
          <w:szCs w:val="22"/>
          <w:lang w:val="en-US"/>
        </w:rPr>
        <w:t xml:space="preserve">: </w:t>
      </w:r>
      <w:r w:rsidRPr="00AD2D56">
        <w:rPr>
          <w:rFonts w:ascii="Arial" w:hAnsi="Arial" w:cs="Arial"/>
          <w:b/>
          <w:bCs/>
          <w:sz w:val="22"/>
          <w:szCs w:val="22"/>
        </w:rPr>
        <w:t>Most frequen</w:t>
      </w:r>
      <w:r w:rsidRPr="00AD2D56">
        <w:rPr>
          <w:rFonts w:ascii="Arial" w:hAnsi="Arial" w:cs="Arial"/>
          <w:b/>
          <w:bCs/>
          <w:sz w:val="22"/>
          <w:szCs w:val="22"/>
          <w:lang w:val="en-US"/>
        </w:rPr>
        <w:t>t</w:t>
      </w:r>
      <w:r w:rsidRPr="00AD2D56">
        <w:rPr>
          <w:rFonts w:ascii="Arial" w:hAnsi="Arial" w:cs="Arial"/>
          <w:b/>
          <w:bCs/>
          <w:sz w:val="22"/>
          <w:szCs w:val="22"/>
        </w:rPr>
        <w:t xml:space="preserve"> winning providers per PDE</w:t>
      </w:r>
      <w:bookmarkEnd w:id="152"/>
      <w:bookmarkEnd w:id="153"/>
    </w:p>
    <w:tbl>
      <w:tblPr>
        <w:tblStyle w:val="TableGridLight1"/>
        <w:tblpPr w:leftFromText="180" w:rightFromText="180" w:vertAnchor="text" w:horzAnchor="page" w:tblpX="1433" w:tblpY="266"/>
        <w:tblOverlap w:val="never"/>
        <w:tblW w:w="8492" w:type="dxa"/>
        <w:tblLook w:val="04A0" w:firstRow="1" w:lastRow="0" w:firstColumn="1" w:lastColumn="0" w:noHBand="0" w:noVBand="1"/>
      </w:tblPr>
      <w:tblGrid>
        <w:gridCol w:w="3416"/>
        <w:gridCol w:w="2700"/>
        <w:gridCol w:w="1536"/>
        <w:gridCol w:w="840"/>
      </w:tblGrid>
      <w:tr w:rsidR="00377CA9" w:rsidRPr="00AD2D56" w14:paraId="00D15C5D" w14:textId="77777777">
        <w:tc>
          <w:tcPr>
            <w:tcW w:w="3416" w:type="dxa"/>
          </w:tcPr>
          <w:p w14:paraId="5E78DA0F" w14:textId="77777777" w:rsidR="00666956" w:rsidRPr="00AD2D56" w:rsidRDefault="00F957A5" w:rsidP="00057158">
            <w:pPr>
              <w:jc w:val="both"/>
              <w:rPr>
                <w:rFonts w:ascii="Arial" w:hAnsi="Arial" w:cs="Arial"/>
                <w:b/>
                <w:bCs/>
                <w:sz w:val="22"/>
                <w:szCs w:val="22"/>
                <w:lang w:val="en-US"/>
              </w:rPr>
            </w:pPr>
            <w:r w:rsidRPr="00AD2D56">
              <w:rPr>
                <w:rFonts w:ascii="Arial" w:hAnsi="Arial" w:cs="Arial"/>
                <w:b/>
                <w:bCs/>
                <w:sz w:val="22"/>
                <w:szCs w:val="22"/>
                <w:lang w:val="en-US"/>
              </w:rPr>
              <w:t>Entity</w:t>
            </w:r>
          </w:p>
        </w:tc>
        <w:tc>
          <w:tcPr>
            <w:tcW w:w="2700" w:type="dxa"/>
          </w:tcPr>
          <w:p w14:paraId="5D524E5C" w14:textId="77777777" w:rsidR="00666956" w:rsidRPr="00AD2D56" w:rsidRDefault="00F957A5" w:rsidP="00057158">
            <w:pPr>
              <w:jc w:val="both"/>
              <w:rPr>
                <w:rFonts w:ascii="Arial" w:hAnsi="Arial" w:cs="Arial"/>
                <w:b/>
                <w:bCs/>
                <w:sz w:val="22"/>
                <w:szCs w:val="22"/>
              </w:rPr>
            </w:pPr>
            <w:r w:rsidRPr="00AD2D56">
              <w:rPr>
                <w:rFonts w:ascii="Arial" w:hAnsi="Arial" w:cs="Arial"/>
                <w:b/>
                <w:bCs/>
                <w:sz w:val="22"/>
                <w:szCs w:val="22"/>
              </w:rPr>
              <w:t>Provider Name</w:t>
            </w:r>
          </w:p>
        </w:tc>
        <w:tc>
          <w:tcPr>
            <w:tcW w:w="1536" w:type="dxa"/>
          </w:tcPr>
          <w:p w14:paraId="39950241" w14:textId="77777777" w:rsidR="00666956" w:rsidRPr="00AD2D56" w:rsidRDefault="00F957A5" w:rsidP="00057158">
            <w:pPr>
              <w:jc w:val="both"/>
              <w:rPr>
                <w:rFonts w:ascii="Arial" w:hAnsi="Arial" w:cs="Arial"/>
                <w:b/>
                <w:bCs/>
                <w:sz w:val="22"/>
                <w:szCs w:val="22"/>
                <w:lang w:val="en-US"/>
              </w:rPr>
            </w:pPr>
            <w:r w:rsidRPr="00AD2D56">
              <w:rPr>
                <w:rFonts w:ascii="Arial" w:hAnsi="Arial" w:cs="Arial"/>
                <w:b/>
                <w:bCs/>
                <w:sz w:val="22"/>
                <w:szCs w:val="22"/>
                <w:lang w:val="en-US"/>
              </w:rPr>
              <w:t xml:space="preserve">Frequency </w:t>
            </w:r>
          </w:p>
        </w:tc>
        <w:tc>
          <w:tcPr>
            <w:tcW w:w="840" w:type="dxa"/>
            <w:vAlign w:val="center"/>
          </w:tcPr>
          <w:p w14:paraId="2484417F" w14:textId="77777777" w:rsidR="00666956" w:rsidRPr="00AD2D56" w:rsidRDefault="00F957A5" w:rsidP="00057158">
            <w:pPr>
              <w:jc w:val="both"/>
              <w:textAlignment w:val="center"/>
              <w:rPr>
                <w:rFonts w:ascii="Arial" w:hAnsi="Arial" w:cs="Arial"/>
                <w:b/>
                <w:bCs/>
                <w:sz w:val="22"/>
                <w:szCs w:val="22"/>
                <w:lang w:val="en-US"/>
              </w:rPr>
            </w:pPr>
            <w:r w:rsidRPr="00AD2D56">
              <w:rPr>
                <w:rFonts w:ascii="Arial" w:eastAsia="SimSun" w:hAnsi="Arial" w:cs="Arial"/>
                <w:kern w:val="0"/>
                <w:sz w:val="22"/>
                <w:szCs w:val="22"/>
                <w:lang w:val="en-US" w:eastAsia="zh-CN" w:bidi="ar"/>
              </w:rPr>
              <w:t>%</w:t>
            </w:r>
          </w:p>
        </w:tc>
      </w:tr>
      <w:tr w:rsidR="00377CA9" w:rsidRPr="00AD2D56" w14:paraId="0002A4F3" w14:textId="77777777">
        <w:tc>
          <w:tcPr>
            <w:tcW w:w="3416" w:type="dxa"/>
          </w:tcPr>
          <w:p w14:paraId="7AD10A3D"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Kiboga District Local Government</w:t>
            </w:r>
          </w:p>
        </w:tc>
        <w:tc>
          <w:tcPr>
            <w:tcW w:w="2700" w:type="dxa"/>
          </w:tcPr>
          <w:p w14:paraId="4082B7AE"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Kevin &amp; Keith Investments Ltd</w:t>
            </w:r>
          </w:p>
        </w:tc>
        <w:tc>
          <w:tcPr>
            <w:tcW w:w="1536" w:type="dxa"/>
          </w:tcPr>
          <w:p w14:paraId="71CD5444"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2</w:t>
            </w:r>
          </w:p>
        </w:tc>
        <w:tc>
          <w:tcPr>
            <w:tcW w:w="840" w:type="dxa"/>
            <w:vAlign w:val="bottom"/>
          </w:tcPr>
          <w:p w14:paraId="6D26AE89" w14:textId="77777777" w:rsidR="00666956" w:rsidRPr="00AD2D56" w:rsidRDefault="00F957A5" w:rsidP="00057158">
            <w:pPr>
              <w:jc w:val="both"/>
              <w:textAlignment w:val="bottom"/>
              <w:rPr>
                <w:rFonts w:ascii="Arial" w:hAnsi="Arial" w:cs="Arial"/>
                <w:sz w:val="22"/>
                <w:szCs w:val="22"/>
              </w:rPr>
            </w:pPr>
            <w:r w:rsidRPr="00AD2D56">
              <w:rPr>
                <w:rFonts w:ascii="Arial" w:eastAsia="SimSun" w:hAnsi="Arial" w:cs="Arial"/>
                <w:kern w:val="0"/>
                <w:sz w:val="22"/>
                <w:szCs w:val="22"/>
                <w:lang w:val="en-US" w:eastAsia="zh-CN" w:bidi="ar"/>
              </w:rPr>
              <w:t>3%</w:t>
            </w:r>
          </w:p>
        </w:tc>
      </w:tr>
      <w:tr w:rsidR="00377CA9" w:rsidRPr="00AD2D56" w14:paraId="561D3B68" w14:textId="77777777">
        <w:tc>
          <w:tcPr>
            <w:tcW w:w="3416" w:type="dxa"/>
          </w:tcPr>
          <w:p w14:paraId="007EB667"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Makerere University</w:t>
            </w:r>
          </w:p>
        </w:tc>
        <w:tc>
          <w:tcPr>
            <w:tcW w:w="2700" w:type="dxa"/>
          </w:tcPr>
          <w:p w14:paraId="182842C5"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CK Associates Limited</w:t>
            </w:r>
          </w:p>
        </w:tc>
        <w:tc>
          <w:tcPr>
            <w:tcW w:w="1536" w:type="dxa"/>
          </w:tcPr>
          <w:p w14:paraId="5B964D77"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1</w:t>
            </w:r>
          </w:p>
        </w:tc>
        <w:tc>
          <w:tcPr>
            <w:tcW w:w="840" w:type="dxa"/>
            <w:vAlign w:val="bottom"/>
          </w:tcPr>
          <w:p w14:paraId="3026A88F" w14:textId="77777777" w:rsidR="00666956" w:rsidRPr="00AD2D56" w:rsidRDefault="00F957A5" w:rsidP="00057158">
            <w:pPr>
              <w:jc w:val="both"/>
              <w:textAlignment w:val="bottom"/>
              <w:rPr>
                <w:rFonts w:ascii="Arial" w:hAnsi="Arial" w:cs="Arial"/>
                <w:sz w:val="22"/>
                <w:szCs w:val="22"/>
              </w:rPr>
            </w:pPr>
            <w:r w:rsidRPr="00AD2D56">
              <w:rPr>
                <w:rFonts w:ascii="Arial" w:eastAsia="SimSun" w:hAnsi="Arial" w:cs="Arial"/>
                <w:kern w:val="0"/>
                <w:sz w:val="22"/>
                <w:szCs w:val="22"/>
                <w:lang w:val="en-US" w:eastAsia="zh-CN" w:bidi="ar"/>
              </w:rPr>
              <w:t>1%</w:t>
            </w:r>
          </w:p>
        </w:tc>
      </w:tr>
      <w:tr w:rsidR="00377CA9" w:rsidRPr="00AD2D56" w14:paraId="35BC1476" w14:textId="77777777">
        <w:tc>
          <w:tcPr>
            <w:tcW w:w="3416" w:type="dxa"/>
          </w:tcPr>
          <w:p w14:paraId="3A7CED3B"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Ministry of Agriculture, Animal Industry and Fisheries</w:t>
            </w:r>
          </w:p>
        </w:tc>
        <w:tc>
          <w:tcPr>
            <w:tcW w:w="2700" w:type="dxa"/>
          </w:tcPr>
          <w:p w14:paraId="65A5D237"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DingXIANG East Africa Enterprises Limited</w:t>
            </w:r>
          </w:p>
        </w:tc>
        <w:tc>
          <w:tcPr>
            <w:tcW w:w="1536" w:type="dxa"/>
          </w:tcPr>
          <w:p w14:paraId="257E6365"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9</w:t>
            </w:r>
          </w:p>
        </w:tc>
        <w:tc>
          <w:tcPr>
            <w:tcW w:w="840" w:type="dxa"/>
            <w:vAlign w:val="bottom"/>
          </w:tcPr>
          <w:p w14:paraId="7CB7E43E" w14:textId="77777777" w:rsidR="00666956" w:rsidRPr="00AD2D56" w:rsidRDefault="00F957A5" w:rsidP="00057158">
            <w:pPr>
              <w:jc w:val="both"/>
              <w:textAlignment w:val="bottom"/>
              <w:rPr>
                <w:rFonts w:ascii="Arial" w:hAnsi="Arial" w:cs="Arial"/>
                <w:sz w:val="22"/>
                <w:szCs w:val="22"/>
                <w:lang w:val="en-US"/>
              </w:rPr>
            </w:pPr>
            <w:r w:rsidRPr="00AD2D56">
              <w:rPr>
                <w:rFonts w:ascii="Arial" w:eastAsia="SimSun" w:hAnsi="Arial" w:cs="Arial"/>
                <w:kern w:val="0"/>
                <w:sz w:val="22"/>
                <w:szCs w:val="22"/>
                <w:lang w:val="en-US" w:eastAsia="zh-CN" w:bidi="ar"/>
              </w:rPr>
              <w:t>12%</w:t>
            </w:r>
          </w:p>
        </w:tc>
      </w:tr>
      <w:tr w:rsidR="00377CA9" w:rsidRPr="00AD2D56" w14:paraId="20CA10E4" w14:textId="77777777">
        <w:tc>
          <w:tcPr>
            <w:tcW w:w="3416" w:type="dxa"/>
          </w:tcPr>
          <w:p w14:paraId="0B69C8F7"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Ministry of Energy and Mineral Development</w:t>
            </w:r>
          </w:p>
        </w:tc>
        <w:tc>
          <w:tcPr>
            <w:tcW w:w="2700" w:type="dxa"/>
          </w:tcPr>
          <w:p w14:paraId="744F53E4"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Good news</w:t>
            </w:r>
          </w:p>
        </w:tc>
        <w:tc>
          <w:tcPr>
            <w:tcW w:w="1536" w:type="dxa"/>
          </w:tcPr>
          <w:p w14:paraId="22523975"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1</w:t>
            </w:r>
          </w:p>
        </w:tc>
        <w:tc>
          <w:tcPr>
            <w:tcW w:w="840" w:type="dxa"/>
            <w:vAlign w:val="bottom"/>
          </w:tcPr>
          <w:p w14:paraId="4772F912" w14:textId="77777777" w:rsidR="00666956" w:rsidRPr="00AD2D56" w:rsidRDefault="00F957A5" w:rsidP="00057158">
            <w:pPr>
              <w:jc w:val="both"/>
              <w:textAlignment w:val="bottom"/>
              <w:rPr>
                <w:rFonts w:ascii="Arial" w:hAnsi="Arial" w:cs="Arial"/>
                <w:sz w:val="22"/>
                <w:szCs w:val="22"/>
              </w:rPr>
            </w:pPr>
            <w:r w:rsidRPr="00AD2D56">
              <w:rPr>
                <w:rFonts w:ascii="Arial" w:eastAsia="SimSun" w:hAnsi="Arial" w:cs="Arial"/>
                <w:kern w:val="0"/>
                <w:sz w:val="22"/>
                <w:szCs w:val="22"/>
                <w:lang w:val="en-US" w:eastAsia="zh-CN" w:bidi="ar"/>
              </w:rPr>
              <w:t>1%</w:t>
            </w:r>
          </w:p>
        </w:tc>
      </w:tr>
      <w:tr w:rsidR="00377CA9" w:rsidRPr="00AD2D56" w14:paraId="307309BD" w14:textId="77777777">
        <w:tc>
          <w:tcPr>
            <w:tcW w:w="3416" w:type="dxa"/>
          </w:tcPr>
          <w:p w14:paraId="02F6BD25"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Ministry of Health</w:t>
            </w:r>
          </w:p>
        </w:tc>
        <w:tc>
          <w:tcPr>
            <w:tcW w:w="2700" w:type="dxa"/>
          </w:tcPr>
          <w:p w14:paraId="4EC2DE67"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Arc Civil Engineering (U) Ltd</w:t>
            </w:r>
          </w:p>
        </w:tc>
        <w:tc>
          <w:tcPr>
            <w:tcW w:w="1536" w:type="dxa"/>
          </w:tcPr>
          <w:p w14:paraId="24DAE479"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1</w:t>
            </w:r>
          </w:p>
        </w:tc>
        <w:tc>
          <w:tcPr>
            <w:tcW w:w="840" w:type="dxa"/>
            <w:vAlign w:val="bottom"/>
          </w:tcPr>
          <w:p w14:paraId="7C7BB245" w14:textId="77777777" w:rsidR="00666956" w:rsidRPr="00AD2D56" w:rsidRDefault="00F957A5" w:rsidP="00057158">
            <w:pPr>
              <w:jc w:val="both"/>
              <w:textAlignment w:val="bottom"/>
              <w:rPr>
                <w:rFonts w:ascii="Arial" w:hAnsi="Arial" w:cs="Arial"/>
                <w:sz w:val="22"/>
                <w:szCs w:val="22"/>
              </w:rPr>
            </w:pPr>
            <w:r w:rsidRPr="00AD2D56">
              <w:rPr>
                <w:rFonts w:ascii="Arial" w:eastAsia="SimSun" w:hAnsi="Arial" w:cs="Arial"/>
                <w:kern w:val="0"/>
                <w:sz w:val="22"/>
                <w:szCs w:val="22"/>
                <w:lang w:val="en-US" w:eastAsia="zh-CN" w:bidi="ar"/>
              </w:rPr>
              <w:t>1%</w:t>
            </w:r>
          </w:p>
        </w:tc>
      </w:tr>
      <w:tr w:rsidR="00377CA9" w:rsidRPr="00AD2D56" w14:paraId="03CC5651" w14:textId="77777777">
        <w:tc>
          <w:tcPr>
            <w:tcW w:w="3416" w:type="dxa"/>
          </w:tcPr>
          <w:p w14:paraId="48495720"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Ministry of Works and Transport</w:t>
            </w:r>
          </w:p>
        </w:tc>
        <w:tc>
          <w:tcPr>
            <w:tcW w:w="2700" w:type="dxa"/>
          </w:tcPr>
          <w:p w14:paraId="40A03AB2"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Empa Associates Ltd</w:t>
            </w:r>
          </w:p>
        </w:tc>
        <w:tc>
          <w:tcPr>
            <w:tcW w:w="1536" w:type="dxa"/>
          </w:tcPr>
          <w:p w14:paraId="5DF890DC"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9</w:t>
            </w:r>
          </w:p>
        </w:tc>
        <w:tc>
          <w:tcPr>
            <w:tcW w:w="840" w:type="dxa"/>
            <w:vAlign w:val="bottom"/>
          </w:tcPr>
          <w:p w14:paraId="23DA2BBA" w14:textId="77777777" w:rsidR="00666956" w:rsidRPr="00AD2D56" w:rsidRDefault="00F957A5" w:rsidP="00057158">
            <w:pPr>
              <w:jc w:val="both"/>
              <w:textAlignment w:val="bottom"/>
              <w:rPr>
                <w:rFonts w:ascii="Arial" w:hAnsi="Arial" w:cs="Arial"/>
                <w:sz w:val="22"/>
                <w:szCs w:val="22"/>
                <w:lang w:val="en-US"/>
              </w:rPr>
            </w:pPr>
            <w:r w:rsidRPr="00AD2D56">
              <w:rPr>
                <w:rFonts w:ascii="Arial" w:eastAsia="SimSun" w:hAnsi="Arial" w:cs="Arial"/>
                <w:kern w:val="0"/>
                <w:sz w:val="22"/>
                <w:szCs w:val="22"/>
                <w:lang w:val="en-US" w:eastAsia="zh-CN" w:bidi="ar"/>
              </w:rPr>
              <w:t>12%</w:t>
            </w:r>
          </w:p>
        </w:tc>
      </w:tr>
      <w:tr w:rsidR="00377CA9" w:rsidRPr="00AD2D56" w14:paraId="47A598E8" w14:textId="77777777">
        <w:tc>
          <w:tcPr>
            <w:tcW w:w="3416" w:type="dxa"/>
          </w:tcPr>
          <w:p w14:paraId="51180970"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National Agricultural Research Organization</w:t>
            </w:r>
          </w:p>
        </w:tc>
        <w:tc>
          <w:tcPr>
            <w:tcW w:w="2700" w:type="dxa"/>
          </w:tcPr>
          <w:p w14:paraId="222EE761"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Continuum engineering Ltd</w:t>
            </w:r>
          </w:p>
        </w:tc>
        <w:tc>
          <w:tcPr>
            <w:tcW w:w="1536" w:type="dxa"/>
          </w:tcPr>
          <w:p w14:paraId="7C6F37F8"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1</w:t>
            </w:r>
          </w:p>
        </w:tc>
        <w:tc>
          <w:tcPr>
            <w:tcW w:w="840" w:type="dxa"/>
            <w:vAlign w:val="bottom"/>
          </w:tcPr>
          <w:p w14:paraId="51C32D16" w14:textId="77777777" w:rsidR="00666956" w:rsidRPr="00AD2D56" w:rsidRDefault="00F957A5" w:rsidP="00057158">
            <w:pPr>
              <w:jc w:val="both"/>
              <w:textAlignment w:val="bottom"/>
              <w:rPr>
                <w:rFonts w:ascii="Arial" w:hAnsi="Arial" w:cs="Arial"/>
                <w:sz w:val="22"/>
                <w:szCs w:val="22"/>
              </w:rPr>
            </w:pPr>
            <w:r w:rsidRPr="00AD2D56">
              <w:rPr>
                <w:rFonts w:ascii="Arial" w:eastAsia="SimSun" w:hAnsi="Arial" w:cs="Arial"/>
                <w:kern w:val="0"/>
                <w:sz w:val="22"/>
                <w:szCs w:val="22"/>
                <w:lang w:val="en-US" w:eastAsia="zh-CN" w:bidi="ar"/>
              </w:rPr>
              <w:t>1%</w:t>
            </w:r>
          </w:p>
        </w:tc>
      </w:tr>
      <w:tr w:rsidR="00377CA9" w:rsidRPr="00AD2D56" w14:paraId="6F7FBFA3" w14:textId="77777777">
        <w:tc>
          <w:tcPr>
            <w:tcW w:w="3416" w:type="dxa"/>
          </w:tcPr>
          <w:p w14:paraId="36E7D60C"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National Social Security Fund</w:t>
            </w:r>
          </w:p>
        </w:tc>
        <w:tc>
          <w:tcPr>
            <w:tcW w:w="2700" w:type="dxa"/>
          </w:tcPr>
          <w:p w14:paraId="770B550F"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Creark Group Ltd</w:t>
            </w:r>
          </w:p>
        </w:tc>
        <w:tc>
          <w:tcPr>
            <w:tcW w:w="1536" w:type="dxa"/>
          </w:tcPr>
          <w:p w14:paraId="08CB2454"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1</w:t>
            </w:r>
          </w:p>
        </w:tc>
        <w:tc>
          <w:tcPr>
            <w:tcW w:w="840" w:type="dxa"/>
            <w:vAlign w:val="bottom"/>
          </w:tcPr>
          <w:p w14:paraId="743D5200" w14:textId="77777777" w:rsidR="00666956" w:rsidRPr="00AD2D56" w:rsidRDefault="00F957A5" w:rsidP="00057158">
            <w:pPr>
              <w:jc w:val="both"/>
              <w:textAlignment w:val="bottom"/>
              <w:rPr>
                <w:rFonts w:ascii="Arial" w:hAnsi="Arial" w:cs="Arial"/>
                <w:sz w:val="22"/>
                <w:szCs w:val="22"/>
              </w:rPr>
            </w:pPr>
            <w:r w:rsidRPr="00AD2D56">
              <w:rPr>
                <w:rFonts w:ascii="Arial" w:eastAsia="SimSun" w:hAnsi="Arial" w:cs="Arial"/>
                <w:kern w:val="0"/>
                <w:sz w:val="22"/>
                <w:szCs w:val="22"/>
                <w:lang w:val="en-US" w:eastAsia="zh-CN" w:bidi="ar"/>
              </w:rPr>
              <w:t>1%</w:t>
            </w:r>
          </w:p>
        </w:tc>
      </w:tr>
      <w:tr w:rsidR="00377CA9" w:rsidRPr="00AD2D56" w14:paraId="3579CD8A" w14:textId="77777777">
        <w:tc>
          <w:tcPr>
            <w:tcW w:w="3416" w:type="dxa"/>
          </w:tcPr>
          <w:p w14:paraId="12E7B0CD"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Uganda Communications Commission</w:t>
            </w:r>
          </w:p>
        </w:tc>
        <w:tc>
          <w:tcPr>
            <w:tcW w:w="2700" w:type="dxa"/>
          </w:tcPr>
          <w:p w14:paraId="5D766131"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CLS Limited</w:t>
            </w:r>
          </w:p>
        </w:tc>
        <w:tc>
          <w:tcPr>
            <w:tcW w:w="1536" w:type="dxa"/>
          </w:tcPr>
          <w:p w14:paraId="217B81E6"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1</w:t>
            </w:r>
          </w:p>
        </w:tc>
        <w:tc>
          <w:tcPr>
            <w:tcW w:w="840" w:type="dxa"/>
            <w:vAlign w:val="bottom"/>
          </w:tcPr>
          <w:p w14:paraId="1A331A04" w14:textId="77777777" w:rsidR="00666956" w:rsidRPr="00AD2D56" w:rsidRDefault="00F957A5" w:rsidP="00057158">
            <w:pPr>
              <w:jc w:val="both"/>
              <w:textAlignment w:val="bottom"/>
              <w:rPr>
                <w:rFonts w:ascii="Arial" w:hAnsi="Arial" w:cs="Arial"/>
                <w:sz w:val="22"/>
                <w:szCs w:val="22"/>
              </w:rPr>
            </w:pPr>
            <w:r w:rsidRPr="00AD2D56">
              <w:rPr>
                <w:rFonts w:ascii="Arial" w:eastAsia="SimSun" w:hAnsi="Arial" w:cs="Arial"/>
                <w:kern w:val="0"/>
                <w:sz w:val="22"/>
                <w:szCs w:val="22"/>
                <w:lang w:val="en-US" w:eastAsia="zh-CN" w:bidi="ar"/>
              </w:rPr>
              <w:t>1%</w:t>
            </w:r>
          </w:p>
        </w:tc>
      </w:tr>
      <w:tr w:rsidR="00377CA9" w:rsidRPr="00AD2D56" w14:paraId="20F17619" w14:textId="77777777">
        <w:tc>
          <w:tcPr>
            <w:tcW w:w="3416" w:type="dxa"/>
          </w:tcPr>
          <w:p w14:paraId="1CCF08EB"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Uganda National Roads Authority</w:t>
            </w:r>
          </w:p>
        </w:tc>
        <w:tc>
          <w:tcPr>
            <w:tcW w:w="2700" w:type="dxa"/>
          </w:tcPr>
          <w:p w14:paraId="4D95D46B"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Ambitious Construction Co. Ltd</w:t>
            </w:r>
          </w:p>
        </w:tc>
        <w:tc>
          <w:tcPr>
            <w:tcW w:w="1536" w:type="dxa"/>
          </w:tcPr>
          <w:p w14:paraId="0802FDCB"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2</w:t>
            </w:r>
          </w:p>
        </w:tc>
        <w:tc>
          <w:tcPr>
            <w:tcW w:w="840" w:type="dxa"/>
            <w:vAlign w:val="bottom"/>
          </w:tcPr>
          <w:p w14:paraId="75CEFDF4" w14:textId="77777777" w:rsidR="00666956" w:rsidRPr="00AD2D56" w:rsidRDefault="00F957A5" w:rsidP="00057158">
            <w:pPr>
              <w:jc w:val="both"/>
              <w:textAlignment w:val="bottom"/>
              <w:rPr>
                <w:rFonts w:ascii="Arial" w:hAnsi="Arial" w:cs="Arial"/>
                <w:sz w:val="22"/>
                <w:szCs w:val="22"/>
              </w:rPr>
            </w:pPr>
            <w:r w:rsidRPr="00AD2D56">
              <w:rPr>
                <w:rFonts w:ascii="Arial" w:eastAsia="SimSun" w:hAnsi="Arial" w:cs="Arial"/>
                <w:kern w:val="0"/>
                <w:sz w:val="22"/>
                <w:szCs w:val="22"/>
                <w:lang w:val="en-US" w:eastAsia="zh-CN" w:bidi="ar"/>
              </w:rPr>
              <w:t>3%</w:t>
            </w:r>
          </w:p>
        </w:tc>
      </w:tr>
      <w:tr w:rsidR="00377CA9" w:rsidRPr="00AD2D56" w14:paraId="3DDC2805" w14:textId="77777777">
        <w:trPr>
          <w:trHeight w:val="551"/>
        </w:trPr>
        <w:tc>
          <w:tcPr>
            <w:tcW w:w="3416" w:type="dxa"/>
          </w:tcPr>
          <w:p w14:paraId="6A4C6BAE"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Uganda National Roads Authority</w:t>
            </w:r>
          </w:p>
        </w:tc>
        <w:tc>
          <w:tcPr>
            <w:tcW w:w="2700" w:type="dxa"/>
          </w:tcPr>
          <w:p w14:paraId="10CBE0CF" w14:textId="77777777" w:rsidR="00666956" w:rsidRPr="00AD2D56" w:rsidRDefault="00F957A5" w:rsidP="00057158">
            <w:pPr>
              <w:jc w:val="both"/>
              <w:rPr>
                <w:rFonts w:ascii="Arial" w:hAnsi="Arial" w:cs="Arial"/>
                <w:sz w:val="22"/>
                <w:szCs w:val="22"/>
                <w:lang w:val="en-US"/>
              </w:rPr>
            </w:pPr>
            <w:proofErr w:type="spellStart"/>
            <w:r w:rsidRPr="00AD2D56">
              <w:rPr>
                <w:rFonts w:ascii="Arial" w:hAnsi="Arial" w:cs="Arial"/>
                <w:sz w:val="22"/>
                <w:szCs w:val="22"/>
                <w:lang w:val="en-US"/>
              </w:rPr>
              <w:t>Lusa</w:t>
            </w:r>
            <w:proofErr w:type="spellEnd"/>
            <w:r w:rsidRPr="00AD2D56">
              <w:rPr>
                <w:rFonts w:ascii="Arial" w:hAnsi="Arial" w:cs="Arial"/>
                <w:sz w:val="22"/>
                <w:szCs w:val="22"/>
                <w:lang w:val="en-US"/>
              </w:rPr>
              <w:t xml:space="preserve"> construction &amp; Engineering Co. Ltd</w:t>
            </w:r>
          </w:p>
        </w:tc>
        <w:tc>
          <w:tcPr>
            <w:tcW w:w="1536" w:type="dxa"/>
          </w:tcPr>
          <w:p w14:paraId="787C1C91"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38</w:t>
            </w:r>
          </w:p>
        </w:tc>
        <w:tc>
          <w:tcPr>
            <w:tcW w:w="840" w:type="dxa"/>
            <w:vAlign w:val="bottom"/>
          </w:tcPr>
          <w:p w14:paraId="4C60EFCB" w14:textId="77777777" w:rsidR="00666956" w:rsidRPr="00AD2D56" w:rsidRDefault="00F957A5" w:rsidP="00057158">
            <w:pPr>
              <w:jc w:val="both"/>
              <w:textAlignment w:val="bottom"/>
              <w:rPr>
                <w:rFonts w:ascii="Arial" w:hAnsi="Arial" w:cs="Arial"/>
                <w:sz w:val="22"/>
                <w:szCs w:val="22"/>
                <w:lang w:val="en-US"/>
              </w:rPr>
            </w:pPr>
            <w:r w:rsidRPr="00AD2D56">
              <w:rPr>
                <w:rFonts w:ascii="Arial" w:eastAsia="SimSun" w:hAnsi="Arial" w:cs="Arial"/>
                <w:kern w:val="0"/>
                <w:sz w:val="22"/>
                <w:szCs w:val="22"/>
                <w:lang w:val="en-US" w:eastAsia="zh-CN" w:bidi="ar"/>
              </w:rPr>
              <w:t>51%</w:t>
            </w:r>
          </w:p>
        </w:tc>
      </w:tr>
      <w:tr w:rsidR="00377CA9" w:rsidRPr="00AD2D56" w14:paraId="526AB6AC" w14:textId="77777777">
        <w:tc>
          <w:tcPr>
            <w:tcW w:w="3416" w:type="dxa"/>
          </w:tcPr>
          <w:p w14:paraId="41F82986"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Uganda National Roads Authority</w:t>
            </w:r>
          </w:p>
        </w:tc>
        <w:tc>
          <w:tcPr>
            <w:tcW w:w="2700" w:type="dxa"/>
          </w:tcPr>
          <w:p w14:paraId="685DCE1F" w14:textId="77777777" w:rsidR="00666956" w:rsidRPr="00AD2D56" w:rsidRDefault="00F957A5" w:rsidP="00057158">
            <w:pPr>
              <w:jc w:val="both"/>
              <w:rPr>
                <w:rFonts w:ascii="Arial" w:hAnsi="Arial" w:cs="Arial"/>
                <w:sz w:val="22"/>
                <w:szCs w:val="22"/>
                <w:lang w:val="en-US"/>
              </w:rPr>
            </w:pPr>
            <w:proofErr w:type="spellStart"/>
            <w:r w:rsidRPr="00AD2D56">
              <w:rPr>
                <w:rFonts w:ascii="Arial" w:hAnsi="Arial" w:cs="Arial"/>
                <w:sz w:val="22"/>
                <w:szCs w:val="22"/>
                <w:lang w:val="en-US"/>
              </w:rPr>
              <w:t>Dynaco</w:t>
            </w:r>
            <w:proofErr w:type="spellEnd"/>
            <w:r w:rsidRPr="00AD2D56">
              <w:rPr>
                <w:rFonts w:ascii="Arial" w:hAnsi="Arial" w:cs="Arial"/>
                <w:sz w:val="22"/>
                <w:szCs w:val="22"/>
                <w:lang w:val="en-US"/>
              </w:rPr>
              <w:t xml:space="preserve"> limited </w:t>
            </w:r>
          </w:p>
        </w:tc>
        <w:tc>
          <w:tcPr>
            <w:tcW w:w="1536" w:type="dxa"/>
          </w:tcPr>
          <w:p w14:paraId="71B9704C"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4</w:t>
            </w:r>
          </w:p>
        </w:tc>
        <w:tc>
          <w:tcPr>
            <w:tcW w:w="840" w:type="dxa"/>
            <w:vAlign w:val="bottom"/>
          </w:tcPr>
          <w:p w14:paraId="7216092B" w14:textId="77777777" w:rsidR="00666956" w:rsidRPr="00AD2D56" w:rsidRDefault="00F957A5" w:rsidP="00057158">
            <w:pPr>
              <w:jc w:val="both"/>
              <w:textAlignment w:val="bottom"/>
              <w:rPr>
                <w:rFonts w:ascii="Arial" w:hAnsi="Arial" w:cs="Arial"/>
                <w:sz w:val="22"/>
                <w:szCs w:val="22"/>
                <w:lang w:val="en-US"/>
              </w:rPr>
            </w:pPr>
            <w:r w:rsidRPr="00AD2D56">
              <w:rPr>
                <w:rFonts w:ascii="Arial" w:eastAsia="SimSun" w:hAnsi="Arial" w:cs="Arial"/>
                <w:kern w:val="0"/>
                <w:sz w:val="22"/>
                <w:szCs w:val="22"/>
                <w:lang w:val="en-US" w:eastAsia="zh-CN" w:bidi="ar"/>
              </w:rPr>
              <w:t>5%</w:t>
            </w:r>
          </w:p>
        </w:tc>
      </w:tr>
      <w:tr w:rsidR="00377CA9" w:rsidRPr="00AD2D56" w14:paraId="54AB5BC5" w14:textId="77777777">
        <w:tc>
          <w:tcPr>
            <w:tcW w:w="3416" w:type="dxa"/>
          </w:tcPr>
          <w:p w14:paraId="62EECEA8"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Uganda National Roads Authority</w:t>
            </w:r>
          </w:p>
        </w:tc>
        <w:tc>
          <w:tcPr>
            <w:tcW w:w="2700" w:type="dxa"/>
          </w:tcPr>
          <w:p w14:paraId="7E7AEBA1"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NIPE construction Ltd</w:t>
            </w:r>
          </w:p>
        </w:tc>
        <w:tc>
          <w:tcPr>
            <w:tcW w:w="1536" w:type="dxa"/>
          </w:tcPr>
          <w:p w14:paraId="4CAE6F35"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4</w:t>
            </w:r>
          </w:p>
        </w:tc>
        <w:tc>
          <w:tcPr>
            <w:tcW w:w="840" w:type="dxa"/>
            <w:vAlign w:val="bottom"/>
          </w:tcPr>
          <w:p w14:paraId="5AED177F" w14:textId="77777777" w:rsidR="00666956" w:rsidRPr="00AD2D56" w:rsidRDefault="00F957A5" w:rsidP="00057158">
            <w:pPr>
              <w:jc w:val="both"/>
              <w:textAlignment w:val="bottom"/>
              <w:rPr>
                <w:rFonts w:ascii="Arial" w:hAnsi="Arial" w:cs="Arial"/>
                <w:sz w:val="22"/>
                <w:szCs w:val="22"/>
                <w:lang w:val="en-US"/>
              </w:rPr>
            </w:pPr>
            <w:r w:rsidRPr="00AD2D56">
              <w:rPr>
                <w:rFonts w:ascii="Arial" w:eastAsia="SimSun" w:hAnsi="Arial" w:cs="Arial"/>
                <w:kern w:val="0"/>
                <w:sz w:val="22"/>
                <w:szCs w:val="22"/>
                <w:lang w:val="en-US" w:eastAsia="zh-CN" w:bidi="ar"/>
              </w:rPr>
              <w:t>5%</w:t>
            </w:r>
          </w:p>
        </w:tc>
      </w:tr>
      <w:tr w:rsidR="00377CA9" w:rsidRPr="00AD2D56" w14:paraId="56237175" w14:textId="77777777">
        <w:tc>
          <w:tcPr>
            <w:tcW w:w="6116" w:type="dxa"/>
            <w:gridSpan w:val="2"/>
          </w:tcPr>
          <w:p w14:paraId="4CEC7F57"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Total</w:t>
            </w:r>
          </w:p>
        </w:tc>
        <w:tc>
          <w:tcPr>
            <w:tcW w:w="1536" w:type="dxa"/>
          </w:tcPr>
          <w:p w14:paraId="27DE003A"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74</w:t>
            </w:r>
          </w:p>
        </w:tc>
        <w:tc>
          <w:tcPr>
            <w:tcW w:w="840" w:type="dxa"/>
          </w:tcPr>
          <w:p w14:paraId="0ABB7FD3"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100%</w:t>
            </w:r>
          </w:p>
        </w:tc>
      </w:tr>
    </w:tbl>
    <w:p w14:paraId="28C46B00" w14:textId="77777777" w:rsidR="00666956" w:rsidRPr="00AD2D56" w:rsidRDefault="00666956" w:rsidP="00057158">
      <w:pPr>
        <w:jc w:val="both"/>
        <w:rPr>
          <w:rFonts w:ascii="Arial" w:hAnsi="Arial" w:cs="Arial"/>
          <w:sz w:val="22"/>
          <w:szCs w:val="22"/>
        </w:rPr>
      </w:pPr>
    </w:p>
    <w:p w14:paraId="12499C25" w14:textId="77777777" w:rsidR="00666956" w:rsidRPr="00AD2D56" w:rsidRDefault="00666956" w:rsidP="00057158">
      <w:pPr>
        <w:jc w:val="both"/>
        <w:rPr>
          <w:rFonts w:ascii="Arial" w:hAnsi="Arial" w:cs="Arial"/>
          <w:i/>
          <w:iCs/>
          <w:sz w:val="22"/>
          <w:szCs w:val="22"/>
          <w:lang w:val="en-US"/>
        </w:rPr>
      </w:pPr>
      <w:bookmarkStart w:id="154" w:name="_Toc27264"/>
    </w:p>
    <w:p w14:paraId="616D428E" w14:textId="77777777" w:rsidR="00666956" w:rsidRDefault="00666956" w:rsidP="00057158">
      <w:pPr>
        <w:spacing w:line="360" w:lineRule="auto"/>
        <w:jc w:val="both"/>
        <w:rPr>
          <w:ins w:id="155" w:author="Cengkuru Michael" w:date="2023-06-27T08:43:00Z"/>
          <w:rFonts w:ascii="Arial" w:hAnsi="Arial" w:cs="Arial"/>
          <w:sz w:val="22"/>
          <w:szCs w:val="22"/>
          <w:lang w:val="en-US"/>
        </w:rPr>
      </w:pPr>
    </w:p>
    <w:p w14:paraId="51505287" w14:textId="26AC55D8" w:rsidR="004933BC" w:rsidRPr="00AD2D56" w:rsidRDefault="004933BC" w:rsidP="00057158">
      <w:pPr>
        <w:spacing w:line="360" w:lineRule="auto"/>
        <w:jc w:val="both"/>
        <w:rPr>
          <w:rFonts w:ascii="Arial" w:hAnsi="Arial" w:cs="Arial"/>
          <w:sz w:val="22"/>
          <w:szCs w:val="22"/>
          <w:lang w:val="en-US"/>
        </w:rPr>
      </w:pPr>
      <w:ins w:id="156" w:author="Cengkuru Michael" w:date="2023-06-27T08:43:00Z">
        <w:r>
          <w:rPr>
            <w:rFonts w:ascii="Arial" w:hAnsi="Arial" w:cs="Arial"/>
            <w:noProof/>
            <w:sz w:val="22"/>
            <w:szCs w:val="22"/>
            <w:lang w:val="en-US"/>
            <w14:ligatures w14:val="none"/>
          </w:rPr>
          <w:lastRenderedPageBreak/>
          <w:drawing>
            <wp:inline distT="0" distB="0" distL="0" distR="0" wp14:anchorId="3C6606A7" wp14:editId="22D46FA8">
              <wp:extent cx="5731510" cy="6593205"/>
              <wp:effectExtent l="0" t="0" r="0" b="0"/>
              <wp:docPr id="940249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9490" name="Picture 940249490"/>
                      <pic:cNvPicPr/>
                    </pic:nvPicPr>
                    <pic:blipFill>
                      <a:blip r:embed="rId23">
                        <a:extLst>
                          <a:ext uri="{28A0092B-C50C-407E-A947-70E740481C1C}">
                            <a14:useLocalDpi xmlns:a14="http://schemas.microsoft.com/office/drawing/2010/main" val="0"/>
                          </a:ext>
                        </a:extLst>
                      </a:blip>
                      <a:stretch>
                        <a:fillRect/>
                      </a:stretch>
                    </pic:blipFill>
                    <pic:spPr>
                      <a:xfrm>
                        <a:off x="0" y="0"/>
                        <a:ext cx="5731510" cy="6593205"/>
                      </a:xfrm>
                      <a:prstGeom prst="rect">
                        <a:avLst/>
                      </a:prstGeom>
                    </pic:spPr>
                  </pic:pic>
                </a:graphicData>
              </a:graphic>
            </wp:inline>
          </w:drawing>
        </w:r>
      </w:ins>
    </w:p>
    <w:p w14:paraId="379F1BF3" w14:textId="3A5C8DA8" w:rsidR="00666956" w:rsidRPr="00AD2D56" w:rsidRDefault="00F957A5" w:rsidP="00057158">
      <w:pPr>
        <w:spacing w:line="360" w:lineRule="auto"/>
        <w:jc w:val="both"/>
        <w:rPr>
          <w:rFonts w:ascii="Arial" w:hAnsi="Arial" w:cs="Arial"/>
          <w:sz w:val="22"/>
          <w:szCs w:val="22"/>
          <w:lang w:val="en-US"/>
        </w:rPr>
      </w:pPr>
      <w:r w:rsidRPr="00AD2D56">
        <w:rPr>
          <w:rFonts w:ascii="Arial" w:hAnsi="Arial" w:cs="Arial"/>
          <w:sz w:val="22"/>
          <w:szCs w:val="22"/>
          <w:lang w:val="en-US"/>
        </w:rPr>
        <w:t>As shown in Table 3, the three firms (</w:t>
      </w:r>
      <w:proofErr w:type="spellStart"/>
      <w:r w:rsidRPr="00AD2D56">
        <w:rPr>
          <w:rFonts w:ascii="Arial" w:hAnsi="Arial" w:cs="Arial"/>
          <w:sz w:val="22"/>
          <w:szCs w:val="22"/>
          <w:lang w:val="en-US"/>
        </w:rPr>
        <w:t>Lusa</w:t>
      </w:r>
      <w:proofErr w:type="spellEnd"/>
      <w:r w:rsidRPr="00AD2D56">
        <w:rPr>
          <w:rFonts w:ascii="Arial" w:hAnsi="Arial" w:cs="Arial"/>
          <w:sz w:val="22"/>
          <w:szCs w:val="22"/>
          <w:lang w:val="en-US"/>
        </w:rPr>
        <w:t xml:space="preserve"> construction &amp; Engineering Co. Ltd, </w:t>
      </w:r>
      <w:r w:rsidRPr="00AD2D56">
        <w:rPr>
          <w:rFonts w:ascii="Arial" w:hAnsi="Arial" w:cs="Arial"/>
          <w:sz w:val="22"/>
          <w:szCs w:val="22"/>
        </w:rPr>
        <w:t xml:space="preserve">DingXIANG East Africa Enterprises </w:t>
      </w:r>
      <w:r w:rsidRPr="00AD2D56">
        <w:rPr>
          <w:rFonts w:ascii="Arial" w:hAnsi="Arial" w:cs="Arial"/>
          <w:sz w:val="22"/>
          <w:szCs w:val="22"/>
          <w:lang w:val="en-US"/>
        </w:rPr>
        <w:t xml:space="preserve">and </w:t>
      </w:r>
      <w:r w:rsidRPr="00AD2D56">
        <w:rPr>
          <w:rFonts w:ascii="Arial" w:hAnsi="Arial" w:cs="Arial"/>
          <w:sz w:val="22"/>
          <w:szCs w:val="22"/>
        </w:rPr>
        <w:t>Empa Associates Ltd</w:t>
      </w:r>
      <w:r w:rsidRPr="00AD2D56">
        <w:rPr>
          <w:rFonts w:ascii="Arial" w:hAnsi="Arial" w:cs="Arial"/>
          <w:sz w:val="22"/>
          <w:szCs w:val="22"/>
          <w:lang w:val="en-US"/>
        </w:rPr>
        <w:t xml:space="preserve">) won 51%, 12% and 12%, respectively. Together, the three firms accounted for 75% of the contracts awarded. While the winners could be </w:t>
      </w:r>
      <w:r w:rsidRPr="00AD2D56">
        <w:rPr>
          <w:rFonts w:ascii="Arial" w:hAnsi="Arial" w:cs="Arial"/>
          <w:sz w:val="22"/>
          <w:szCs w:val="22"/>
        </w:rPr>
        <w:t>due to competitive pricing, quality</w:t>
      </w:r>
      <w:r w:rsidRPr="00AD2D56">
        <w:rPr>
          <w:rFonts w:ascii="Arial" w:hAnsi="Arial" w:cs="Arial"/>
          <w:sz w:val="22"/>
          <w:szCs w:val="22"/>
          <w:lang w:val="en-US"/>
        </w:rPr>
        <w:t xml:space="preserve"> </w:t>
      </w:r>
      <w:r w:rsidRPr="00AD2D56">
        <w:rPr>
          <w:rFonts w:ascii="Arial" w:hAnsi="Arial" w:cs="Arial"/>
          <w:sz w:val="22"/>
          <w:szCs w:val="22"/>
        </w:rPr>
        <w:t>work</w:t>
      </w:r>
      <w:r w:rsidRPr="00AD2D56">
        <w:rPr>
          <w:rFonts w:ascii="Arial" w:hAnsi="Arial" w:cs="Arial"/>
          <w:sz w:val="22"/>
          <w:szCs w:val="22"/>
          <w:lang w:val="en-US"/>
        </w:rPr>
        <w:t>s</w:t>
      </w:r>
      <w:r w:rsidRPr="00AD2D56">
        <w:rPr>
          <w:rFonts w:ascii="Arial" w:hAnsi="Arial" w:cs="Arial"/>
          <w:sz w:val="22"/>
          <w:szCs w:val="22"/>
        </w:rPr>
        <w:t>, or other factors</w:t>
      </w:r>
      <w:r w:rsidRPr="00AD2D56">
        <w:rPr>
          <w:rFonts w:ascii="Arial" w:hAnsi="Arial" w:cs="Arial"/>
          <w:sz w:val="22"/>
          <w:szCs w:val="22"/>
          <w:lang w:val="en-US"/>
        </w:rPr>
        <w:t>; the phenomenon should be systematically studied to verify and document the competence of the winning firms. The results would help mobilize and build the capacity of bidders who frequently fail to win tenders.</w:t>
      </w:r>
      <w:bookmarkEnd w:id="154"/>
      <w:r w:rsidRPr="00AD2D56">
        <w:rPr>
          <w:rFonts w:ascii="Arial" w:hAnsi="Arial" w:cs="Arial"/>
          <w:sz w:val="22"/>
          <w:szCs w:val="22"/>
          <w:lang w:val="en-US"/>
        </w:rPr>
        <w:t xml:space="preserve"> </w:t>
      </w:r>
    </w:p>
    <w:p w14:paraId="6E00155D" w14:textId="77777777" w:rsidR="00666956" w:rsidRPr="00AD2D56" w:rsidRDefault="00666956" w:rsidP="00057158">
      <w:pPr>
        <w:jc w:val="both"/>
        <w:rPr>
          <w:rFonts w:ascii="Arial" w:hAnsi="Arial" w:cs="Arial"/>
          <w:sz w:val="22"/>
          <w:szCs w:val="22"/>
          <w:lang w:val="en-US"/>
        </w:rPr>
      </w:pPr>
    </w:p>
    <w:p w14:paraId="144073B2" w14:textId="044B494A" w:rsidR="00666956" w:rsidRPr="00AD2D56" w:rsidRDefault="00F957A5" w:rsidP="00057158">
      <w:pPr>
        <w:jc w:val="both"/>
        <w:rPr>
          <w:rFonts w:ascii="Arial" w:hAnsi="Arial" w:cs="Arial"/>
          <w:sz w:val="22"/>
          <w:szCs w:val="22"/>
          <w:lang w:val="en-US"/>
        </w:rPr>
      </w:pPr>
      <w:del w:id="157" w:author="Cengkuru Michael" w:date="2023-06-27T08:45:00Z">
        <w:r w:rsidRPr="00AD2D56" w:rsidDel="00746A00">
          <w:rPr>
            <w:rFonts w:ascii="Arial" w:hAnsi="Arial" w:cs="Arial"/>
            <w:noProof/>
            <w:sz w:val="22"/>
            <w:szCs w:val="22"/>
            <w:lang w:val="en-US"/>
          </w:rPr>
          <w:lastRenderedPageBreak/>
          <w:drawing>
            <wp:inline distT="0" distB="0" distL="114300" distR="114300" wp14:anchorId="1B912CB7" wp14:editId="7979EC2D">
              <wp:extent cx="6414135" cy="559054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4"/>
                      <a:stretch>
                        <a:fillRect/>
                      </a:stretch>
                    </pic:blipFill>
                    <pic:spPr>
                      <a:xfrm>
                        <a:off x="0" y="0"/>
                        <a:ext cx="6414135" cy="5590540"/>
                      </a:xfrm>
                      <a:prstGeom prst="rect">
                        <a:avLst/>
                      </a:prstGeom>
                      <a:noFill/>
                      <a:ln>
                        <a:noFill/>
                      </a:ln>
                    </pic:spPr>
                  </pic:pic>
                </a:graphicData>
              </a:graphic>
            </wp:inline>
          </w:drawing>
        </w:r>
      </w:del>
      <w:ins w:id="158" w:author="Cengkuru Michael" w:date="2023-06-27T08:52:00Z">
        <w:r w:rsidR="00746A00">
          <w:rPr>
            <w:rFonts w:ascii="Arial" w:hAnsi="Arial" w:cs="Arial"/>
            <w:noProof/>
            <w:sz w:val="22"/>
            <w:szCs w:val="22"/>
            <w:lang w:val="en-US"/>
            <w14:ligatures w14:val="none"/>
          </w:rPr>
          <w:drawing>
            <wp:inline distT="0" distB="0" distL="0" distR="0" wp14:anchorId="57475F9E" wp14:editId="6A50ABF4">
              <wp:extent cx="5731510" cy="3108960"/>
              <wp:effectExtent l="0" t="0" r="0" b="2540"/>
              <wp:docPr id="13779247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24753" name="Picture 1377924753"/>
                      <pic:cNvPicPr/>
                    </pic:nvPicPr>
                    <pic:blipFill>
                      <a:blip r:embed="rId25">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ins>
    </w:p>
    <w:p w14:paraId="6488AFD9" w14:textId="77777777" w:rsidR="00746A00" w:rsidRDefault="00746A00" w:rsidP="00057158">
      <w:pPr>
        <w:jc w:val="both"/>
        <w:rPr>
          <w:ins w:id="159" w:author="Cengkuru Michael" w:date="2023-06-27T08:45:00Z"/>
          <w:rFonts w:ascii="Arial" w:hAnsi="Arial" w:cs="Arial"/>
          <w:sz w:val="22"/>
          <w:szCs w:val="22"/>
          <w:lang w:eastAsia="zh-CN"/>
        </w:rPr>
      </w:pPr>
      <w:bookmarkStart w:id="160" w:name="_Toc25613"/>
    </w:p>
    <w:p w14:paraId="200BC5CE" w14:textId="77777777" w:rsidR="00746A00" w:rsidRDefault="00746A00" w:rsidP="00057158">
      <w:pPr>
        <w:jc w:val="both"/>
        <w:rPr>
          <w:ins w:id="161" w:author="Cengkuru Michael" w:date="2023-06-27T08:45:00Z"/>
          <w:rFonts w:ascii="Arial" w:hAnsi="Arial" w:cs="Arial"/>
          <w:sz w:val="22"/>
          <w:szCs w:val="22"/>
          <w:lang w:eastAsia="zh-CN"/>
        </w:rPr>
      </w:pPr>
    </w:p>
    <w:p w14:paraId="07A31E27" w14:textId="6ACEF14B" w:rsidR="00666956" w:rsidRPr="00AD2D56" w:rsidRDefault="00F957A5" w:rsidP="00057158">
      <w:pPr>
        <w:jc w:val="both"/>
        <w:rPr>
          <w:rFonts w:ascii="Arial" w:hAnsi="Arial" w:cs="Arial"/>
          <w:sz w:val="22"/>
          <w:szCs w:val="22"/>
        </w:rPr>
      </w:pPr>
      <w:r w:rsidRPr="00AD2D56">
        <w:rPr>
          <w:rFonts w:ascii="Arial" w:hAnsi="Arial" w:cs="Arial"/>
          <w:sz w:val="22"/>
          <w:szCs w:val="22"/>
        </w:rPr>
        <w:t xml:space="preserve">Figure </w:t>
      </w:r>
      <w:r w:rsidRPr="00AD2D56">
        <w:rPr>
          <w:rFonts w:ascii="Arial" w:hAnsi="Arial" w:cs="Arial"/>
          <w:sz w:val="22"/>
          <w:szCs w:val="22"/>
        </w:rPr>
        <w:fldChar w:fldCharType="begin"/>
      </w:r>
      <w:r w:rsidRPr="00AD2D56">
        <w:rPr>
          <w:rFonts w:ascii="Arial" w:hAnsi="Arial" w:cs="Arial"/>
          <w:sz w:val="22"/>
          <w:szCs w:val="22"/>
        </w:rPr>
        <w:instrText xml:space="preserve"> SEQ Figure \* ARABIC </w:instrText>
      </w:r>
      <w:r w:rsidRPr="00AD2D56">
        <w:rPr>
          <w:rFonts w:ascii="Arial" w:hAnsi="Arial" w:cs="Arial"/>
          <w:sz w:val="22"/>
          <w:szCs w:val="22"/>
        </w:rPr>
        <w:fldChar w:fldCharType="separate"/>
      </w:r>
      <w:r w:rsidRPr="00AD2D56">
        <w:rPr>
          <w:rFonts w:ascii="Arial" w:hAnsi="Arial" w:cs="Arial"/>
          <w:sz w:val="22"/>
          <w:szCs w:val="22"/>
        </w:rPr>
        <w:t>3</w:t>
      </w:r>
      <w:r w:rsidRPr="00AD2D56">
        <w:rPr>
          <w:rFonts w:ascii="Arial" w:hAnsi="Arial" w:cs="Arial"/>
          <w:sz w:val="22"/>
          <w:szCs w:val="22"/>
        </w:rPr>
        <w:fldChar w:fldCharType="end"/>
      </w:r>
      <w:bookmarkStart w:id="162" w:name="_Toc32684"/>
      <w:bookmarkStart w:id="163" w:name="_Toc29128"/>
      <w:r w:rsidRPr="00AD2D56">
        <w:rPr>
          <w:rFonts w:ascii="Arial" w:hAnsi="Arial" w:cs="Arial"/>
          <w:sz w:val="22"/>
          <w:szCs w:val="22"/>
          <w:lang w:val="en-US"/>
        </w:rPr>
        <w:t xml:space="preserve">: </w:t>
      </w:r>
      <w:r w:rsidRPr="00AD2D56">
        <w:rPr>
          <w:rFonts w:ascii="Arial" w:hAnsi="Arial" w:cs="Arial"/>
          <w:sz w:val="22"/>
          <w:szCs w:val="22"/>
        </w:rPr>
        <w:t>Most frequen</w:t>
      </w:r>
      <w:r w:rsidRPr="00AD2D56">
        <w:rPr>
          <w:rFonts w:ascii="Arial" w:hAnsi="Arial" w:cs="Arial"/>
          <w:sz w:val="22"/>
          <w:szCs w:val="22"/>
          <w:lang w:val="en-US"/>
        </w:rPr>
        <w:t>t</w:t>
      </w:r>
      <w:r w:rsidRPr="00AD2D56">
        <w:rPr>
          <w:rFonts w:ascii="Arial" w:hAnsi="Arial" w:cs="Arial"/>
          <w:sz w:val="22"/>
          <w:szCs w:val="22"/>
        </w:rPr>
        <w:t xml:space="preserve"> winning providers per PDE</w:t>
      </w:r>
      <w:bookmarkEnd w:id="160"/>
      <w:bookmarkEnd w:id="162"/>
      <w:bookmarkEnd w:id="163"/>
    </w:p>
    <w:p w14:paraId="17C87146" w14:textId="77777777" w:rsidR="00666956" w:rsidRPr="00AD2D56" w:rsidRDefault="00666956" w:rsidP="00057158">
      <w:pPr>
        <w:jc w:val="both"/>
        <w:rPr>
          <w:rFonts w:ascii="Arial" w:hAnsi="Arial" w:cs="Arial"/>
          <w:b/>
          <w:bCs/>
          <w:sz w:val="22"/>
          <w:szCs w:val="22"/>
          <w:lang w:val="en-US"/>
        </w:rPr>
      </w:pPr>
      <w:bookmarkStart w:id="164" w:name="_Toc4968"/>
    </w:p>
    <w:p w14:paraId="40D932A0" w14:textId="77777777" w:rsidR="00377CA9" w:rsidRPr="00AD2D56" w:rsidRDefault="00377CA9" w:rsidP="00057158">
      <w:pPr>
        <w:jc w:val="both"/>
        <w:rPr>
          <w:rFonts w:ascii="Arial" w:hAnsi="Arial" w:cs="Arial"/>
          <w:b/>
          <w:bCs/>
          <w:sz w:val="22"/>
          <w:szCs w:val="22"/>
          <w:lang w:val="en-US"/>
        </w:rPr>
      </w:pPr>
    </w:p>
    <w:p w14:paraId="67780874" w14:textId="77777777" w:rsidR="00377CA9" w:rsidRPr="00AD2D56" w:rsidRDefault="00377CA9" w:rsidP="00057158">
      <w:pPr>
        <w:jc w:val="both"/>
        <w:rPr>
          <w:rFonts w:ascii="Arial" w:hAnsi="Arial" w:cs="Arial"/>
          <w:b/>
          <w:bCs/>
          <w:sz w:val="22"/>
          <w:szCs w:val="22"/>
          <w:lang w:val="en-US"/>
        </w:rPr>
      </w:pPr>
    </w:p>
    <w:p w14:paraId="02E92C4D" w14:textId="77777777" w:rsidR="00377CA9" w:rsidRPr="00AD2D56" w:rsidRDefault="00377CA9" w:rsidP="00057158">
      <w:pPr>
        <w:jc w:val="both"/>
        <w:rPr>
          <w:rFonts w:ascii="Arial" w:hAnsi="Arial" w:cs="Arial"/>
          <w:b/>
          <w:bCs/>
          <w:sz w:val="22"/>
          <w:szCs w:val="22"/>
          <w:lang w:val="en-US"/>
        </w:rPr>
      </w:pPr>
    </w:p>
    <w:p w14:paraId="7FAE3942" w14:textId="62CEE503" w:rsidR="00666956" w:rsidRPr="00AD2D56" w:rsidRDefault="00377CA9" w:rsidP="00057158">
      <w:pPr>
        <w:jc w:val="both"/>
        <w:rPr>
          <w:rFonts w:ascii="Arial" w:hAnsi="Arial" w:cs="Arial"/>
          <w:b/>
          <w:bCs/>
          <w:sz w:val="22"/>
          <w:szCs w:val="22"/>
        </w:rPr>
      </w:pPr>
      <w:r w:rsidRPr="00AD2D56">
        <w:rPr>
          <w:rFonts w:ascii="Arial" w:hAnsi="Arial" w:cs="Arial"/>
          <w:b/>
          <w:bCs/>
          <w:sz w:val="22"/>
          <w:szCs w:val="22"/>
          <w:lang w:val="en-US"/>
        </w:rPr>
        <w:t>4.3.6 Most</w:t>
      </w:r>
      <w:r w:rsidR="00F957A5" w:rsidRPr="00AD2D56">
        <w:rPr>
          <w:rFonts w:ascii="Arial" w:hAnsi="Arial" w:cs="Arial"/>
          <w:b/>
          <w:bCs/>
          <w:sz w:val="22"/>
          <w:szCs w:val="22"/>
        </w:rPr>
        <w:t xml:space="preserve"> frequently losing providers per PDE</w:t>
      </w:r>
      <w:bookmarkEnd w:id="164"/>
    </w:p>
    <w:p w14:paraId="59D786F8" w14:textId="77777777" w:rsidR="00666956" w:rsidRPr="00AD2D56" w:rsidRDefault="00666956" w:rsidP="00057158">
      <w:pPr>
        <w:spacing w:line="264" w:lineRule="atLeast"/>
        <w:jc w:val="both"/>
        <w:rPr>
          <w:rFonts w:ascii="Arial" w:eastAsia="Segoe UI" w:hAnsi="Arial" w:cs="Arial"/>
          <w:sz w:val="22"/>
          <w:szCs w:val="22"/>
          <w:shd w:val="clear" w:color="auto" w:fill="FFFFFF"/>
        </w:rPr>
      </w:pPr>
    </w:p>
    <w:p w14:paraId="3C61CACF" w14:textId="38C25FB0" w:rsidR="00666956" w:rsidRPr="00AD2D56" w:rsidRDefault="00F957A5" w:rsidP="00057158">
      <w:pPr>
        <w:spacing w:line="360" w:lineRule="auto"/>
        <w:jc w:val="both"/>
        <w:rPr>
          <w:rFonts w:ascii="Arial" w:hAnsi="Arial" w:cs="Arial"/>
          <w:sz w:val="22"/>
          <w:szCs w:val="22"/>
          <w:lang w:val="en-US"/>
        </w:rPr>
      </w:pPr>
      <w:bookmarkStart w:id="165" w:name="_Toc11972"/>
      <w:r w:rsidRPr="00AD2D56">
        <w:rPr>
          <w:rFonts w:ascii="Arial" w:hAnsi="Arial" w:cs="Arial"/>
          <w:sz w:val="22"/>
          <w:szCs w:val="22"/>
          <w:lang w:val="en-US"/>
        </w:rPr>
        <w:t xml:space="preserve">Table 4 presents the number of </w:t>
      </w:r>
      <w:r w:rsidRPr="00AD2D56">
        <w:rPr>
          <w:rFonts w:ascii="Arial" w:hAnsi="Arial" w:cs="Arial"/>
          <w:sz w:val="22"/>
          <w:szCs w:val="22"/>
        </w:rPr>
        <w:t xml:space="preserve">times </w:t>
      </w:r>
      <w:r w:rsidRPr="00AD2D56">
        <w:rPr>
          <w:rFonts w:ascii="Arial" w:hAnsi="Arial" w:cs="Arial"/>
          <w:sz w:val="22"/>
          <w:szCs w:val="22"/>
          <w:lang w:val="en-US"/>
        </w:rPr>
        <w:t xml:space="preserve">certain bidders lost bids in the respective PDEs during the period under review.  A higher frequency suggests the individual firm lacks contractual and/or technical capacity, which often </w:t>
      </w:r>
      <w:r w:rsidR="2D451FB0" w:rsidRPr="00AD2D56">
        <w:rPr>
          <w:rFonts w:ascii="Arial" w:hAnsi="Arial" w:cs="Arial"/>
          <w:sz w:val="22"/>
          <w:szCs w:val="22"/>
          <w:lang w:val="en-US"/>
        </w:rPr>
        <w:t>includes</w:t>
      </w:r>
      <w:r w:rsidRPr="00AD2D56">
        <w:rPr>
          <w:rFonts w:ascii="Arial" w:hAnsi="Arial" w:cs="Arial"/>
          <w:sz w:val="22"/>
          <w:szCs w:val="22"/>
          <w:lang w:val="en-US"/>
        </w:rPr>
        <w:t xml:space="preserve"> equipment and tools of the right quality and quantity, financial capacity, personnel, experience in similar </w:t>
      </w:r>
      <w:r w:rsidR="2D451FB0" w:rsidRPr="00AD2D56">
        <w:rPr>
          <w:rFonts w:ascii="Arial" w:hAnsi="Arial" w:cs="Arial"/>
          <w:sz w:val="22"/>
          <w:szCs w:val="22"/>
          <w:lang w:val="en-US"/>
        </w:rPr>
        <w:t>work</w:t>
      </w:r>
      <w:r w:rsidRPr="00AD2D56">
        <w:rPr>
          <w:rFonts w:ascii="Arial" w:hAnsi="Arial" w:cs="Arial"/>
          <w:sz w:val="22"/>
          <w:szCs w:val="22"/>
          <w:lang w:val="en-US"/>
        </w:rPr>
        <w:t>, etc.</w:t>
      </w:r>
    </w:p>
    <w:p w14:paraId="0EAE4490" w14:textId="77777777" w:rsidR="00666956" w:rsidRPr="00AD2D56" w:rsidRDefault="00F957A5" w:rsidP="00057158">
      <w:pPr>
        <w:spacing w:line="360" w:lineRule="auto"/>
        <w:jc w:val="both"/>
        <w:rPr>
          <w:rFonts w:ascii="Arial" w:hAnsi="Arial" w:cs="Arial"/>
          <w:sz w:val="22"/>
          <w:szCs w:val="22"/>
          <w:lang w:val="en-US"/>
        </w:rPr>
      </w:pPr>
      <w:r w:rsidRPr="00AD2D56">
        <w:rPr>
          <w:rFonts w:ascii="Arial" w:hAnsi="Arial" w:cs="Arial"/>
          <w:sz w:val="22"/>
          <w:szCs w:val="22"/>
          <w:lang w:val="en-US"/>
        </w:rPr>
        <w:t xml:space="preserve">  </w:t>
      </w:r>
      <w:bookmarkEnd w:id="165"/>
    </w:p>
    <w:p w14:paraId="70A50A53" w14:textId="33650675" w:rsidR="00666956" w:rsidRPr="00AD2D56" w:rsidRDefault="00F957A5" w:rsidP="00377CA9">
      <w:pPr>
        <w:spacing w:line="360" w:lineRule="auto"/>
        <w:jc w:val="both"/>
        <w:rPr>
          <w:rFonts w:ascii="Arial" w:hAnsi="Arial" w:cs="Arial"/>
          <w:sz w:val="22"/>
          <w:szCs w:val="22"/>
          <w:lang w:val="en-US"/>
        </w:rPr>
      </w:pPr>
      <w:r w:rsidRPr="00AD2D56">
        <w:rPr>
          <w:rFonts w:ascii="Arial" w:hAnsi="Arial" w:cs="Arial"/>
          <w:sz w:val="22"/>
          <w:szCs w:val="22"/>
          <w:lang w:val="en-US"/>
        </w:rPr>
        <w:t xml:space="preserve">As illustrated in Table 4, </w:t>
      </w:r>
      <w:r w:rsidRPr="00AD2D56">
        <w:rPr>
          <w:rFonts w:ascii="Arial" w:hAnsi="Arial" w:cs="Arial"/>
          <w:sz w:val="22"/>
          <w:szCs w:val="22"/>
        </w:rPr>
        <w:t>TMS Engineering Ltd</w:t>
      </w:r>
      <w:r w:rsidRPr="00AD2D56">
        <w:rPr>
          <w:rFonts w:ascii="Arial" w:hAnsi="Arial" w:cs="Arial"/>
          <w:sz w:val="22"/>
          <w:szCs w:val="22"/>
          <w:lang w:val="en-US"/>
        </w:rPr>
        <w:t xml:space="preserve"> was the most frequent loser of tenders (nine times) in </w:t>
      </w:r>
      <w:r w:rsidRPr="00AD2D56">
        <w:rPr>
          <w:rFonts w:ascii="Arial" w:hAnsi="Arial" w:cs="Arial"/>
          <w:sz w:val="22"/>
          <w:szCs w:val="22"/>
        </w:rPr>
        <w:t>Uganda National Roads Authority</w:t>
      </w:r>
      <w:r w:rsidRPr="00AD2D56">
        <w:rPr>
          <w:rFonts w:ascii="Arial" w:hAnsi="Arial" w:cs="Arial"/>
          <w:sz w:val="22"/>
          <w:szCs w:val="22"/>
          <w:lang w:val="en-US"/>
        </w:rPr>
        <w:t xml:space="preserve">, and followed by </w:t>
      </w:r>
      <w:r w:rsidRPr="00AD2D56">
        <w:rPr>
          <w:rFonts w:ascii="Arial" w:hAnsi="Arial" w:cs="Arial"/>
          <w:sz w:val="22"/>
          <w:szCs w:val="22"/>
        </w:rPr>
        <w:t>Munda Holdings Ltd</w:t>
      </w:r>
      <w:r w:rsidRPr="00AD2D56">
        <w:rPr>
          <w:rFonts w:ascii="Arial" w:hAnsi="Arial" w:cs="Arial"/>
          <w:sz w:val="22"/>
          <w:szCs w:val="22"/>
          <w:lang w:val="en-US"/>
        </w:rPr>
        <w:t xml:space="preserve"> (three times) in </w:t>
      </w:r>
      <w:r w:rsidRPr="00AD2D56">
        <w:rPr>
          <w:rFonts w:ascii="Arial" w:hAnsi="Arial" w:cs="Arial"/>
          <w:sz w:val="22"/>
          <w:szCs w:val="22"/>
        </w:rPr>
        <w:t>Kiboga District Local Government</w:t>
      </w:r>
      <w:r w:rsidRPr="00AD2D56">
        <w:rPr>
          <w:rFonts w:ascii="Arial" w:hAnsi="Arial" w:cs="Arial"/>
          <w:sz w:val="22"/>
          <w:szCs w:val="22"/>
          <w:lang w:val="en-US"/>
        </w:rPr>
        <w:t xml:space="preserve">. </w:t>
      </w:r>
    </w:p>
    <w:p w14:paraId="0689F849" w14:textId="77777777" w:rsidR="00666956" w:rsidRPr="00AD2D56" w:rsidRDefault="00666956" w:rsidP="00057158">
      <w:pPr>
        <w:jc w:val="both"/>
        <w:rPr>
          <w:rFonts w:ascii="Arial" w:hAnsi="Arial" w:cs="Arial"/>
          <w:sz w:val="22"/>
          <w:szCs w:val="22"/>
          <w:lang w:val="en-US"/>
        </w:rPr>
      </w:pPr>
    </w:p>
    <w:tbl>
      <w:tblPr>
        <w:tblStyle w:val="TableGridLight1"/>
        <w:tblW w:w="9795" w:type="dxa"/>
        <w:tblLook w:val="04A0" w:firstRow="1" w:lastRow="0" w:firstColumn="1" w:lastColumn="0" w:noHBand="0" w:noVBand="1"/>
      </w:tblPr>
      <w:tblGrid>
        <w:gridCol w:w="4937"/>
        <w:gridCol w:w="3633"/>
        <w:gridCol w:w="1225"/>
      </w:tblGrid>
      <w:tr w:rsidR="00377CA9" w:rsidRPr="00AD2D56" w14:paraId="05F773DD" w14:textId="77777777">
        <w:tc>
          <w:tcPr>
            <w:tcW w:w="4937" w:type="dxa"/>
            <w:shd w:val="clear" w:color="auto" w:fill="FFFFFF" w:themeFill="background1"/>
          </w:tcPr>
          <w:p w14:paraId="7606ABCF" w14:textId="77777777" w:rsidR="00666956" w:rsidRPr="00AD2D56" w:rsidRDefault="00F957A5" w:rsidP="00057158">
            <w:pPr>
              <w:shd w:val="clear" w:color="auto" w:fill="FFFFFF" w:themeFill="background1"/>
              <w:jc w:val="both"/>
              <w:rPr>
                <w:rFonts w:ascii="Arial" w:hAnsi="Arial" w:cs="Arial"/>
                <w:b/>
                <w:bCs/>
                <w:sz w:val="22"/>
                <w:szCs w:val="22"/>
                <w:lang w:val="en-US"/>
              </w:rPr>
            </w:pPr>
            <w:r w:rsidRPr="00AD2D56">
              <w:rPr>
                <w:rFonts w:ascii="Arial" w:hAnsi="Arial" w:cs="Arial"/>
                <w:b/>
                <w:bCs/>
                <w:sz w:val="22"/>
                <w:szCs w:val="22"/>
              </w:rPr>
              <w:t>E</w:t>
            </w:r>
            <w:proofErr w:type="spellStart"/>
            <w:r w:rsidRPr="00AD2D56">
              <w:rPr>
                <w:rFonts w:ascii="Arial" w:hAnsi="Arial" w:cs="Arial"/>
                <w:b/>
                <w:bCs/>
                <w:sz w:val="22"/>
                <w:szCs w:val="22"/>
                <w:lang w:val="en-US"/>
              </w:rPr>
              <w:t>ntity</w:t>
            </w:r>
            <w:proofErr w:type="spellEnd"/>
          </w:p>
        </w:tc>
        <w:tc>
          <w:tcPr>
            <w:tcW w:w="3633" w:type="dxa"/>
            <w:shd w:val="clear" w:color="auto" w:fill="FFFFFF" w:themeFill="background1"/>
          </w:tcPr>
          <w:p w14:paraId="78FA133D" w14:textId="77777777" w:rsidR="00666956" w:rsidRPr="00AD2D56" w:rsidRDefault="00F957A5" w:rsidP="00057158">
            <w:pPr>
              <w:shd w:val="clear" w:color="auto" w:fill="FFFFFF" w:themeFill="background1"/>
              <w:jc w:val="both"/>
              <w:rPr>
                <w:rFonts w:ascii="Arial" w:hAnsi="Arial" w:cs="Arial"/>
                <w:b/>
                <w:bCs/>
                <w:sz w:val="22"/>
                <w:szCs w:val="22"/>
              </w:rPr>
            </w:pPr>
            <w:r w:rsidRPr="00AD2D56">
              <w:rPr>
                <w:rFonts w:ascii="Arial" w:hAnsi="Arial" w:cs="Arial"/>
                <w:b/>
                <w:bCs/>
                <w:sz w:val="22"/>
                <w:szCs w:val="22"/>
              </w:rPr>
              <w:t>Provider Name</w:t>
            </w:r>
          </w:p>
        </w:tc>
        <w:tc>
          <w:tcPr>
            <w:tcW w:w="1225" w:type="dxa"/>
            <w:shd w:val="clear" w:color="auto" w:fill="FFFFFF" w:themeFill="background1"/>
          </w:tcPr>
          <w:p w14:paraId="2CC112B5" w14:textId="77777777" w:rsidR="00666956" w:rsidRPr="00AD2D56" w:rsidRDefault="00F957A5" w:rsidP="00057158">
            <w:pPr>
              <w:shd w:val="clear" w:color="auto" w:fill="FFFFFF" w:themeFill="background1"/>
              <w:jc w:val="both"/>
              <w:rPr>
                <w:rFonts w:ascii="Arial" w:hAnsi="Arial" w:cs="Arial"/>
                <w:b/>
                <w:bCs/>
                <w:sz w:val="22"/>
                <w:szCs w:val="22"/>
              </w:rPr>
            </w:pPr>
            <w:r w:rsidRPr="00AD2D56">
              <w:rPr>
                <w:rFonts w:ascii="Arial" w:hAnsi="Arial" w:cs="Arial"/>
                <w:b/>
                <w:bCs/>
                <w:sz w:val="22"/>
                <w:szCs w:val="22"/>
                <w:lang w:val="en-US"/>
              </w:rPr>
              <w:t>Number</w:t>
            </w:r>
          </w:p>
        </w:tc>
      </w:tr>
      <w:tr w:rsidR="00377CA9" w:rsidRPr="00AD2D56" w14:paraId="246845D8" w14:textId="77777777">
        <w:tc>
          <w:tcPr>
            <w:tcW w:w="4937" w:type="dxa"/>
            <w:shd w:val="clear" w:color="auto" w:fill="FFFFFF" w:themeFill="background1"/>
          </w:tcPr>
          <w:p w14:paraId="01248B0E"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Kiboga District Local Government</w:t>
            </w:r>
          </w:p>
        </w:tc>
        <w:tc>
          <w:tcPr>
            <w:tcW w:w="3633" w:type="dxa"/>
            <w:shd w:val="clear" w:color="auto" w:fill="FFFFFF" w:themeFill="background1"/>
          </w:tcPr>
          <w:p w14:paraId="71F73A2D"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Munda Holdings Ltd</w:t>
            </w:r>
          </w:p>
        </w:tc>
        <w:tc>
          <w:tcPr>
            <w:tcW w:w="1225" w:type="dxa"/>
            <w:shd w:val="clear" w:color="auto" w:fill="FFFFFF" w:themeFill="background1"/>
          </w:tcPr>
          <w:p w14:paraId="347FC2FD"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3</w:t>
            </w:r>
          </w:p>
        </w:tc>
      </w:tr>
      <w:tr w:rsidR="00377CA9" w:rsidRPr="00AD2D56" w14:paraId="2E21D44D" w14:textId="77777777">
        <w:tc>
          <w:tcPr>
            <w:tcW w:w="4937" w:type="dxa"/>
            <w:shd w:val="clear" w:color="auto" w:fill="FFFFFF" w:themeFill="background1"/>
          </w:tcPr>
          <w:p w14:paraId="4F4C3274"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Makerere University</w:t>
            </w:r>
          </w:p>
        </w:tc>
        <w:tc>
          <w:tcPr>
            <w:tcW w:w="3633" w:type="dxa"/>
            <w:shd w:val="clear" w:color="auto" w:fill="FFFFFF" w:themeFill="background1"/>
          </w:tcPr>
          <w:p w14:paraId="393874D1"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Open World Contractors Limited</w:t>
            </w:r>
          </w:p>
        </w:tc>
        <w:tc>
          <w:tcPr>
            <w:tcW w:w="1225" w:type="dxa"/>
            <w:shd w:val="clear" w:color="auto" w:fill="FFFFFF" w:themeFill="background1"/>
          </w:tcPr>
          <w:p w14:paraId="45E64640"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1</w:t>
            </w:r>
          </w:p>
        </w:tc>
      </w:tr>
      <w:tr w:rsidR="00377CA9" w:rsidRPr="00AD2D56" w14:paraId="46A48C57" w14:textId="77777777">
        <w:tc>
          <w:tcPr>
            <w:tcW w:w="4937" w:type="dxa"/>
            <w:shd w:val="clear" w:color="auto" w:fill="FFFFFF" w:themeFill="background1"/>
          </w:tcPr>
          <w:p w14:paraId="62DA59A6"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Ministry of Agriculture, Animal Industry and Fisheries</w:t>
            </w:r>
          </w:p>
        </w:tc>
        <w:tc>
          <w:tcPr>
            <w:tcW w:w="3633" w:type="dxa"/>
            <w:shd w:val="clear" w:color="auto" w:fill="FFFFFF" w:themeFill="background1"/>
          </w:tcPr>
          <w:p w14:paraId="6DAE20AD"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MS Niem Establishment LTD</w:t>
            </w:r>
          </w:p>
        </w:tc>
        <w:tc>
          <w:tcPr>
            <w:tcW w:w="1225" w:type="dxa"/>
            <w:shd w:val="clear" w:color="auto" w:fill="FFFFFF" w:themeFill="background1"/>
          </w:tcPr>
          <w:p w14:paraId="4C2871DA"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1</w:t>
            </w:r>
          </w:p>
        </w:tc>
      </w:tr>
      <w:tr w:rsidR="00377CA9" w:rsidRPr="00AD2D56" w14:paraId="29513701" w14:textId="77777777">
        <w:tc>
          <w:tcPr>
            <w:tcW w:w="4937" w:type="dxa"/>
            <w:shd w:val="clear" w:color="auto" w:fill="FFFFFF" w:themeFill="background1"/>
          </w:tcPr>
          <w:p w14:paraId="31A8BEC5"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Ministry of Energy and Mineral Development</w:t>
            </w:r>
          </w:p>
        </w:tc>
        <w:tc>
          <w:tcPr>
            <w:tcW w:w="3633" w:type="dxa"/>
            <w:shd w:val="clear" w:color="auto" w:fill="FFFFFF" w:themeFill="background1"/>
          </w:tcPr>
          <w:p w14:paraId="31AB6B40"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AEA Ltd</w:t>
            </w:r>
          </w:p>
        </w:tc>
        <w:tc>
          <w:tcPr>
            <w:tcW w:w="1225" w:type="dxa"/>
            <w:shd w:val="clear" w:color="auto" w:fill="FFFFFF" w:themeFill="background1"/>
          </w:tcPr>
          <w:p w14:paraId="183E4E5E"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1</w:t>
            </w:r>
          </w:p>
        </w:tc>
      </w:tr>
      <w:tr w:rsidR="00377CA9" w:rsidRPr="00AD2D56" w14:paraId="574EFB73" w14:textId="77777777">
        <w:tc>
          <w:tcPr>
            <w:tcW w:w="4937" w:type="dxa"/>
            <w:shd w:val="clear" w:color="auto" w:fill="auto"/>
          </w:tcPr>
          <w:p w14:paraId="2BB7E673"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Ministry of Works and Transport</w:t>
            </w:r>
          </w:p>
        </w:tc>
        <w:tc>
          <w:tcPr>
            <w:tcW w:w="3633" w:type="dxa"/>
            <w:shd w:val="clear" w:color="auto" w:fill="auto"/>
          </w:tcPr>
          <w:p w14:paraId="49108F63"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King Albert Construction Ltd</w:t>
            </w:r>
          </w:p>
        </w:tc>
        <w:tc>
          <w:tcPr>
            <w:tcW w:w="1225" w:type="dxa"/>
            <w:shd w:val="clear" w:color="auto" w:fill="auto"/>
          </w:tcPr>
          <w:p w14:paraId="1B5998FE"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2</w:t>
            </w:r>
          </w:p>
        </w:tc>
      </w:tr>
      <w:tr w:rsidR="00377CA9" w:rsidRPr="00AD2D56" w14:paraId="6C96B8F8" w14:textId="77777777">
        <w:tc>
          <w:tcPr>
            <w:tcW w:w="4937" w:type="dxa"/>
            <w:shd w:val="clear" w:color="auto" w:fill="auto"/>
          </w:tcPr>
          <w:p w14:paraId="0C1146F1"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National Agricultural Research Organization</w:t>
            </w:r>
          </w:p>
        </w:tc>
        <w:tc>
          <w:tcPr>
            <w:tcW w:w="3633" w:type="dxa"/>
            <w:shd w:val="clear" w:color="auto" w:fill="auto"/>
          </w:tcPr>
          <w:p w14:paraId="0DDB4F11"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CMD Investment Ltd</w:t>
            </w:r>
          </w:p>
        </w:tc>
        <w:tc>
          <w:tcPr>
            <w:tcW w:w="1225" w:type="dxa"/>
            <w:shd w:val="clear" w:color="auto" w:fill="auto"/>
          </w:tcPr>
          <w:p w14:paraId="3174E58A"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1</w:t>
            </w:r>
          </w:p>
        </w:tc>
      </w:tr>
      <w:tr w:rsidR="00377CA9" w:rsidRPr="00AD2D56" w14:paraId="5F7060DA" w14:textId="77777777">
        <w:tc>
          <w:tcPr>
            <w:tcW w:w="4937" w:type="dxa"/>
            <w:shd w:val="clear" w:color="auto" w:fill="auto"/>
          </w:tcPr>
          <w:p w14:paraId="6D42FA20"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National Social Security Fund</w:t>
            </w:r>
          </w:p>
        </w:tc>
        <w:tc>
          <w:tcPr>
            <w:tcW w:w="3633" w:type="dxa"/>
            <w:shd w:val="clear" w:color="auto" w:fill="auto"/>
          </w:tcPr>
          <w:p w14:paraId="3D829D61"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Creark Group Ltd</w:t>
            </w:r>
          </w:p>
        </w:tc>
        <w:tc>
          <w:tcPr>
            <w:tcW w:w="1225" w:type="dxa"/>
            <w:shd w:val="clear" w:color="auto" w:fill="auto"/>
          </w:tcPr>
          <w:p w14:paraId="56DC608A"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1</w:t>
            </w:r>
          </w:p>
        </w:tc>
      </w:tr>
      <w:tr w:rsidR="00377CA9" w:rsidRPr="00AD2D56" w14:paraId="22DE73EE" w14:textId="77777777">
        <w:tc>
          <w:tcPr>
            <w:tcW w:w="4937" w:type="dxa"/>
            <w:shd w:val="clear" w:color="auto" w:fill="auto"/>
          </w:tcPr>
          <w:p w14:paraId="75407969"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Uganda Communications Commission</w:t>
            </w:r>
          </w:p>
        </w:tc>
        <w:tc>
          <w:tcPr>
            <w:tcW w:w="3633" w:type="dxa"/>
            <w:shd w:val="clear" w:color="auto" w:fill="auto"/>
          </w:tcPr>
          <w:p w14:paraId="457EB8C4"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EarthLink Solutions Ltd</w:t>
            </w:r>
          </w:p>
        </w:tc>
        <w:tc>
          <w:tcPr>
            <w:tcW w:w="1225" w:type="dxa"/>
            <w:shd w:val="clear" w:color="auto" w:fill="auto"/>
          </w:tcPr>
          <w:p w14:paraId="29830834"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1</w:t>
            </w:r>
          </w:p>
        </w:tc>
      </w:tr>
      <w:tr w:rsidR="00377CA9" w:rsidRPr="00AD2D56" w14:paraId="0D8DF93B" w14:textId="77777777">
        <w:tc>
          <w:tcPr>
            <w:tcW w:w="4937" w:type="dxa"/>
            <w:shd w:val="clear" w:color="auto" w:fill="auto"/>
          </w:tcPr>
          <w:p w14:paraId="4B123E69"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Uganda National Roads Authority</w:t>
            </w:r>
          </w:p>
        </w:tc>
        <w:tc>
          <w:tcPr>
            <w:tcW w:w="3633" w:type="dxa"/>
            <w:shd w:val="clear" w:color="auto" w:fill="auto"/>
          </w:tcPr>
          <w:p w14:paraId="15F130E4"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TMS Engineering Ltd</w:t>
            </w:r>
          </w:p>
        </w:tc>
        <w:tc>
          <w:tcPr>
            <w:tcW w:w="1225" w:type="dxa"/>
            <w:shd w:val="clear" w:color="auto" w:fill="auto"/>
          </w:tcPr>
          <w:p w14:paraId="60ED6023" w14:textId="77777777" w:rsidR="00666956" w:rsidRPr="00AD2D56" w:rsidRDefault="00F957A5" w:rsidP="00057158">
            <w:pPr>
              <w:shd w:val="clear" w:color="auto" w:fill="FFFFFF" w:themeFill="background1"/>
              <w:jc w:val="both"/>
              <w:rPr>
                <w:rFonts w:ascii="Arial" w:hAnsi="Arial" w:cs="Arial"/>
                <w:sz w:val="22"/>
                <w:szCs w:val="22"/>
              </w:rPr>
            </w:pPr>
            <w:r w:rsidRPr="00AD2D56">
              <w:rPr>
                <w:rFonts w:ascii="Arial" w:hAnsi="Arial" w:cs="Arial"/>
                <w:sz w:val="22"/>
                <w:szCs w:val="22"/>
              </w:rPr>
              <w:t>9</w:t>
            </w:r>
          </w:p>
        </w:tc>
      </w:tr>
    </w:tbl>
    <w:p w14:paraId="1A9F1019" w14:textId="7E1AE16F" w:rsidR="00666956" w:rsidRPr="00AD2D56" w:rsidRDefault="00746A00" w:rsidP="00057158">
      <w:pPr>
        <w:shd w:val="clear" w:color="auto" w:fill="FFFFFF" w:themeFill="background1"/>
        <w:spacing w:line="360" w:lineRule="auto"/>
        <w:jc w:val="both"/>
        <w:rPr>
          <w:rFonts w:ascii="Arial" w:hAnsi="Arial" w:cs="Arial"/>
          <w:sz w:val="22"/>
          <w:szCs w:val="22"/>
        </w:rPr>
      </w:pPr>
      <w:ins w:id="166" w:author="Cengkuru Michael" w:date="2023-06-27T08:49:00Z">
        <w:r>
          <w:rPr>
            <w:rFonts w:ascii="Arial" w:hAnsi="Arial" w:cs="Arial"/>
            <w:noProof/>
            <w:sz w:val="22"/>
            <w:szCs w:val="22"/>
            <w14:ligatures w14:val="none"/>
          </w:rPr>
          <w:lastRenderedPageBreak/>
          <w:drawing>
            <wp:inline distT="0" distB="0" distL="0" distR="0" wp14:anchorId="684758A2" wp14:editId="77E7872A">
              <wp:extent cx="5731510" cy="5290185"/>
              <wp:effectExtent l="0" t="0" r="0" b="5715"/>
              <wp:docPr id="1421234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34265" name="Picture 1421234265"/>
                      <pic:cNvPicPr/>
                    </pic:nvPicPr>
                    <pic:blipFill>
                      <a:blip r:embed="rId26">
                        <a:extLst>
                          <a:ext uri="{28A0092B-C50C-407E-A947-70E740481C1C}">
                            <a14:useLocalDpi xmlns:a14="http://schemas.microsoft.com/office/drawing/2010/main" val="0"/>
                          </a:ext>
                        </a:extLst>
                      </a:blip>
                      <a:stretch>
                        <a:fillRect/>
                      </a:stretch>
                    </pic:blipFill>
                    <pic:spPr>
                      <a:xfrm>
                        <a:off x="0" y="0"/>
                        <a:ext cx="5731510" cy="5290185"/>
                      </a:xfrm>
                      <a:prstGeom prst="rect">
                        <a:avLst/>
                      </a:prstGeom>
                    </pic:spPr>
                  </pic:pic>
                </a:graphicData>
              </a:graphic>
            </wp:inline>
          </w:drawing>
        </w:r>
      </w:ins>
    </w:p>
    <w:p w14:paraId="63394361" w14:textId="05A39598" w:rsidR="00666956" w:rsidRPr="00AD2D56" w:rsidRDefault="00F957A5" w:rsidP="00057158">
      <w:pPr>
        <w:pStyle w:val="Caption"/>
        <w:spacing w:line="360" w:lineRule="auto"/>
        <w:jc w:val="both"/>
        <w:rPr>
          <w:rFonts w:cs="Arial"/>
          <w:color w:val="000000"/>
          <w:sz w:val="22"/>
          <w:szCs w:val="22"/>
          <w:lang w:val="en-US"/>
          <w14:textFill>
            <w14:solidFill>
              <w14:srgbClr w14:val="000000"/>
            </w14:solidFill>
          </w14:textFill>
        </w:rPr>
      </w:pPr>
      <w:bookmarkStart w:id="167" w:name="_Toc10261"/>
      <w:r w:rsidRPr="00AD2D56">
        <w:rPr>
          <w:rFonts w:cs="Arial"/>
          <w:color w:val="000000"/>
          <w:sz w:val="22"/>
          <w:szCs w:val="22"/>
          <w:lang w:val="en-US"/>
          <w14:textFill>
            <w14:solidFill>
              <w14:srgbClr w14:val="000000"/>
            </w14:solidFill>
          </w14:textFill>
        </w:rPr>
        <w:t xml:space="preserve">As a best practice, losers of bid opportunities should be debriefed. Through debriefs, bidders </w:t>
      </w:r>
      <w:r w:rsidR="5CF0F4E5" w:rsidRPr="00AD2D56">
        <w:rPr>
          <w:rFonts w:cs="Arial"/>
          <w:color w:val="000000"/>
          <w:sz w:val="22"/>
          <w:szCs w:val="22"/>
          <w:lang w:val="en-US"/>
          <w14:textFill>
            <w14:solidFill>
              <w14:srgbClr w14:val="000000"/>
            </w14:solidFill>
          </w14:textFill>
        </w:rPr>
        <w:t>can</w:t>
      </w:r>
      <w:r w:rsidRPr="00AD2D56">
        <w:rPr>
          <w:rFonts w:cs="Arial"/>
          <w:color w:val="000000"/>
          <w:sz w:val="22"/>
          <w:szCs w:val="22"/>
          <w:lang w:val="en-US"/>
          <w14:textFill>
            <w14:solidFill>
              <w14:srgbClr w14:val="000000"/>
            </w14:solidFill>
          </w14:textFill>
        </w:rPr>
        <w:t xml:space="preserve"> understand their weaknesses and design strategies to address them. Debriefing is buttressed under PPDA Regulations </w:t>
      </w:r>
      <w:r w:rsidRPr="00AD2D56">
        <w:rPr>
          <w:rFonts w:cs="Arial"/>
          <w:color w:val="000000"/>
          <w:sz w:val="22"/>
          <w:szCs w:val="22"/>
          <w14:textFill>
            <w14:solidFill>
              <w14:srgbClr w14:val="000000"/>
            </w14:solidFill>
          </w14:textFill>
        </w:rPr>
        <w:t xml:space="preserve">(Procuring </w:t>
      </w:r>
      <w:r w:rsidRPr="00AD2D56">
        <w:rPr>
          <w:rFonts w:cs="Arial"/>
          <w:color w:val="000000"/>
          <w:sz w:val="22"/>
          <w:szCs w:val="22"/>
          <w:lang w:val="en-US"/>
          <w14:textFill>
            <w14:solidFill>
              <w14:srgbClr w14:val="000000"/>
            </w14:solidFill>
          </w14:textFill>
        </w:rPr>
        <w:t>a</w:t>
      </w:r>
      <w:r w:rsidRPr="00AD2D56">
        <w:rPr>
          <w:rFonts w:cs="Arial"/>
          <w:color w:val="000000"/>
          <w:sz w:val="22"/>
          <w:szCs w:val="22"/>
          <w14:textFill>
            <w14:solidFill>
              <w14:srgbClr w14:val="000000"/>
            </w14:solidFill>
          </w14:textFill>
        </w:rPr>
        <w:t>nd Disposing Entities) Regulations, 2014</w:t>
      </w:r>
      <w:r w:rsidRPr="00AD2D56">
        <w:rPr>
          <w:rFonts w:cs="Arial"/>
          <w:color w:val="000000"/>
          <w:sz w:val="22"/>
          <w:szCs w:val="22"/>
          <w:lang w:val="en-US"/>
          <w14:textFill>
            <w14:solidFill>
              <w14:srgbClr w14:val="000000"/>
            </w14:solidFill>
          </w14:textFill>
        </w:rPr>
        <w:t>, Reg. 33(2)</w:t>
      </w:r>
      <w:r w:rsidR="00860911" w:rsidRPr="00AD2D56">
        <w:rPr>
          <w:rFonts w:cs="Arial"/>
          <w:color w:val="000000"/>
          <w:sz w:val="22"/>
          <w:szCs w:val="22"/>
          <w:lang w:val="en-US"/>
          <w14:textFill>
            <w14:solidFill>
              <w14:srgbClr w14:val="000000"/>
            </w14:solidFill>
          </w14:textFill>
        </w:rPr>
        <w:t xml:space="preserve"> </w:t>
      </w:r>
      <w:r w:rsidRPr="00AD2D56">
        <w:rPr>
          <w:rFonts w:cs="Arial"/>
          <w:color w:val="000000"/>
          <w:sz w:val="22"/>
          <w:szCs w:val="22"/>
          <w:lang w:val="en-US"/>
          <w14:textFill>
            <w14:solidFill>
              <w14:srgbClr w14:val="000000"/>
            </w14:solidFill>
          </w14:textFill>
        </w:rPr>
        <w:t>(f). The provision obligates entities to display notices of best evaluated bidders, including the unsuccessful ones, showing reasons for rejection. Nonetheless, the common reasons for rejection of bids range from lack of legal capacity to technical capacity, such as experience, equipment and tools, financial capacity, human resources, and so forth.</w:t>
      </w:r>
      <w:bookmarkEnd w:id="167"/>
      <w:r w:rsidRPr="00AD2D56">
        <w:rPr>
          <w:rFonts w:cs="Arial"/>
          <w:color w:val="000000"/>
          <w:sz w:val="22"/>
          <w:szCs w:val="22"/>
          <w:lang w:val="en-US"/>
          <w14:textFill>
            <w14:solidFill>
              <w14:srgbClr w14:val="000000"/>
            </w14:solidFill>
          </w14:textFill>
        </w:rPr>
        <w:t xml:space="preserve"> Figure 5 presents bidders and the times they had lost tenders during the period under review. </w:t>
      </w:r>
    </w:p>
    <w:p w14:paraId="26DAD833" w14:textId="77777777" w:rsidR="00666956" w:rsidRPr="00AD2D56" w:rsidRDefault="00666956" w:rsidP="00057158">
      <w:pPr>
        <w:jc w:val="both"/>
        <w:rPr>
          <w:rFonts w:ascii="Arial" w:hAnsi="Arial" w:cs="Arial"/>
          <w:sz w:val="22"/>
          <w:szCs w:val="22"/>
          <w:lang w:val="en-US"/>
        </w:rPr>
      </w:pPr>
    </w:p>
    <w:p w14:paraId="34A4EEF3" w14:textId="7B6A30DB" w:rsidR="00666956" w:rsidRPr="00AD2D56" w:rsidRDefault="00F957A5" w:rsidP="00057158">
      <w:pPr>
        <w:shd w:val="clear" w:color="auto" w:fill="FFFFFF" w:themeFill="background1"/>
        <w:spacing w:line="360" w:lineRule="auto"/>
        <w:jc w:val="both"/>
        <w:rPr>
          <w:rFonts w:ascii="Arial" w:hAnsi="Arial" w:cs="Arial"/>
          <w:sz w:val="22"/>
          <w:szCs w:val="22"/>
        </w:rPr>
      </w:pPr>
      <w:del w:id="168" w:author="Cengkuru Michael" w:date="2023-06-27T08:51:00Z">
        <w:r w:rsidRPr="00AD2D56" w:rsidDel="00746A00">
          <w:rPr>
            <w:rFonts w:ascii="Arial" w:hAnsi="Arial" w:cs="Arial"/>
            <w:noProof/>
            <w:sz w:val="22"/>
            <w:szCs w:val="22"/>
            <w:lang w:val="en-US"/>
          </w:rPr>
          <w:lastRenderedPageBreak/>
          <w:drawing>
            <wp:inline distT="0" distB="0" distL="114300" distR="114300" wp14:anchorId="1496EF04" wp14:editId="30F6C828">
              <wp:extent cx="5614670" cy="286321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7"/>
                      <a:stretch>
                        <a:fillRect/>
                      </a:stretch>
                    </pic:blipFill>
                    <pic:spPr>
                      <a:xfrm>
                        <a:off x="0" y="0"/>
                        <a:ext cx="5614670" cy="2863215"/>
                      </a:xfrm>
                      <a:prstGeom prst="rect">
                        <a:avLst/>
                      </a:prstGeom>
                      <a:noFill/>
                      <a:ln>
                        <a:noFill/>
                      </a:ln>
                    </pic:spPr>
                  </pic:pic>
                </a:graphicData>
              </a:graphic>
            </wp:inline>
          </w:drawing>
        </w:r>
      </w:del>
      <w:ins w:id="169" w:author="Cengkuru Michael" w:date="2023-06-27T08:51:00Z">
        <w:r w:rsidR="00746A00">
          <w:rPr>
            <w:rFonts w:ascii="Arial" w:hAnsi="Arial" w:cs="Arial"/>
            <w:noProof/>
            <w:sz w:val="22"/>
            <w:szCs w:val="22"/>
            <w14:ligatures w14:val="none"/>
          </w:rPr>
          <w:drawing>
            <wp:inline distT="0" distB="0" distL="0" distR="0" wp14:anchorId="33E149A1" wp14:editId="06F9C1B4">
              <wp:extent cx="5731510" cy="2163445"/>
              <wp:effectExtent l="0" t="0" r="0" b="0"/>
              <wp:docPr id="13225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124" name="Picture 13225124"/>
                      <pic:cNvPicPr/>
                    </pic:nvPicPr>
                    <pic:blipFill>
                      <a:blip r:embed="rId28">
                        <a:extLst>
                          <a:ext uri="{28A0092B-C50C-407E-A947-70E740481C1C}">
                            <a14:useLocalDpi xmlns:a14="http://schemas.microsoft.com/office/drawing/2010/main" val="0"/>
                          </a:ext>
                        </a:extLst>
                      </a:blip>
                      <a:stretch>
                        <a:fillRect/>
                      </a:stretch>
                    </pic:blipFill>
                    <pic:spPr>
                      <a:xfrm>
                        <a:off x="0" y="0"/>
                        <a:ext cx="5731510" cy="2163445"/>
                      </a:xfrm>
                      <a:prstGeom prst="rect">
                        <a:avLst/>
                      </a:prstGeom>
                    </pic:spPr>
                  </pic:pic>
                </a:graphicData>
              </a:graphic>
            </wp:inline>
          </w:drawing>
        </w:r>
      </w:ins>
    </w:p>
    <w:p w14:paraId="366FB2A0" w14:textId="77777777" w:rsidR="00666956" w:rsidRPr="00AD2D56" w:rsidRDefault="00F957A5" w:rsidP="00057158">
      <w:pPr>
        <w:pStyle w:val="Caption"/>
        <w:jc w:val="both"/>
        <w:rPr>
          <w:rFonts w:cs="Arial"/>
          <w:b/>
          <w:bCs/>
          <w:color w:val="000000"/>
          <w:sz w:val="22"/>
          <w:szCs w:val="22"/>
          <w14:textFill>
            <w14:solidFill>
              <w14:srgbClr w14:val="000000"/>
            </w14:solidFill>
          </w14:textFill>
        </w:rPr>
      </w:pPr>
      <w:r w:rsidRPr="00AD2D56">
        <w:rPr>
          <w:rFonts w:cs="Arial"/>
          <w:b/>
          <w:bCs/>
          <w:color w:val="000000"/>
          <w:sz w:val="22"/>
          <w:szCs w:val="22"/>
          <w14:textFill>
            <w14:solidFill>
              <w14:srgbClr w14:val="000000"/>
            </w14:solidFill>
          </w14:textFill>
        </w:rPr>
        <w:t xml:space="preserve">Figure </w:t>
      </w:r>
      <w:r w:rsidRPr="00AD2D56">
        <w:rPr>
          <w:rFonts w:cs="Arial"/>
          <w:b/>
          <w:bCs/>
          <w:color w:val="000000"/>
          <w:sz w:val="22"/>
          <w:szCs w:val="22"/>
          <w14:textFill>
            <w14:solidFill>
              <w14:srgbClr w14:val="000000"/>
            </w14:solidFill>
          </w14:textFill>
        </w:rPr>
        <w:fldChar w:fldCharType="begin"/>
      </w:r>
      <w:r w:rsidRPr="00AD2D56">
        <w:rPr>
          <w:rFonts w:cs="Arial"/>
          <w:b/>
          <w:bCs/>
          <w:color w:val="000000"/>
          <w:sz w:val="22"/>
          <w:szCs w:val="22"/>
          <w14:textFill>
            <w14:solidFill>
              <w14:srgbClr w14:val="000000"/>
            </w14:solidFill>
          </w14:textFill>
        </w:rPr>
        <w:instrText xml:space="preserve"> SEQ Figure \* ARABIC </w:instrText>
      </w:r>
      <w:r w:rsidRPr="00AD2D56">
        <w:rPr>
          <w:rFonts w:cs="Arial"/>
          <w:b/>
          <w:bCs/>
          <w:color w:val="000000"/>
          <w:sz w:val="22"/>
          <w:szCs w:val="22"/>
          <w14:textFill>
            <w14:solidFill>
              <w14:srgbClr w14:val="000000"/>
            </w14:solidFill>
          </w14:textFill>
        </w:rPr>
        <w:fldChar w:fldCharType="separate"/>
      </w:r>
      <w:r w:rsidRPr="00AD2D56">
        <w:rPr>
          <w:rFonts w:cs="Arial"/>
          <w:b/>
          <w:bCs/>
          <w:color w:val="000000"/>
          <w:sz w:val="22"/>
          <w:szCs w:val="22"/>
          <w14:textFill>
            <w14:solidFill>
              <w14:srgbClr w14:val="000000"/>
            </w14:solidFill>
          </w14:textFill>
        </w:rPr>
        <w:t>4</w:t>
      </w:r>
      <w:r w:rsidRPr="00AD2D56">
        <w:rPr>
          <w:rFonts w:cs="Arial"/>
          <w:b/>
          <w:bCs/>
          <w:color w:val="000000"/>
          <w:sz w:val="22"/>
          <w:szCs w:val="22"/>
          <w14:textFill>
            <w14:solidFill>
              <w14:srgbClr w14:val="000000"/>
            </w14:solidFill>
          </w14:textFill>
        </w:rPr>
        <w:fldChar w:fldCharType="end"/>
      </w:r>
      <w:bookmarkStart w:id="170" w:name="_Toc16282"/>
      <w:bookmarkStart w:id="171" w:name="_Toc4418"/>
      <w:r w:rsidRPr="00AD2D56">
        <w:rPr>
          <w:rFonts w:cs="Arial"/>
          <w:b/>
          <w:bCs/>
          <w:color w:val="000000"/>
          <w:sz w:val="22"/>
          <w:szCs w:val="22"/>
          <w:lang w:val="en-US"/>
          <w14:textFill>
            <w14:solidFill>
              <w14:srgbClr w14:val="000000"/>
            </w14:solidFill>
          </w14:textFill>
        </w:rPr>
        <w:t xml:space="preserve">: </w:t>
      </w:r>
      <w:r w:rsidRPr="00AD2D56">
        <w:rPr>
          <w:rFonts w:cs="Arial"/>
          <w:b/>
          <w:bCs/>
          <w:color w:val="000000"/>
          <w:sz w:val="22"/>
          <w:szCs w:val="22"/>
          <w14:textFill>
            <w14:solidFill>
              <w14:srgbClr w14:val="000000"/>
            </w14:solidFill>
          </w14:textFill>
        </w:rPr>
        <w:t>Most frequently losing providers per PDE</w:t>
      </w:r>
      <w:bookmarkEnd w:id="170"/>
      <w:bookmarkEnd w:id="171"/>
    </w:p>
    <w:p w14:paraId="76246F80" w14:textId="77777777" w:rsidR="00666956" w:rsidRPr="00AD2D56" w:rsidRDefault="00666956" w:rsidP="00057158">
      <w:pPr>
        <w:jc w:val="both"/>
        <w:rPr>
          <w:rFonts w:ascii="Arial" w:hAnsi="Arial" w:cs="Arial"/>
          <w:b/>
          <w:bCs/>
          <w:sz w:val="22"/>
          <w:szCs w:val="22"/>
        </w:rPr>
      </w:pPr>
    </w:p>
    <w:p w14:paraId="6ED6775C" w14:textId="77777777" w:rsidR="00666956" w:rsidRPr="00AD2D56" w:rsidRDefault="00F957A5" w:rsidP="00057158">
      <w:pPr>
        <w:pStyle w:val="Heading3"/>
        <w:jc w:val="both"/>
        <w:rPr>
          <w:rFonts w:eastAsiaTheme="minorEastAsia"/>
          <w:bCs/>
          <w:sz w:val="22"/>
          <w:szCs w:val="22"/>
          <w:lang w:eastAsia="zh-CN"/>
        </w:rPr>
      </w:pPr>
      <w:bookmarkStart w:id="172" w:name="_Toc138691233"/>
      <w:bookmarkStart w:id="173" w:name="_Toc17122"/>
      <w:r w:rsidRPr="00AD2D56">
        <w:rPr>
          <w:bCs/>
          <w:sz w:val="22"/>
          <w:szCs w:val="22"/>
          <w:lang w:val="en-US"/>
        </w:rPr>
        <w:t>4.3.7 P</w:t>
      </w:r>
      <w:r w:rsidRPr="00AD2D56">
        <w:rPr>
          <w:bCs/>
          <w:sz w:val="22"/>
          <w:szCs w:val="22"/>
        </w:rPr>
        <w:t xml:space="preserve">ercentage of tenders with </w:t>
      </w:r>
      <w:r w:rsidRPr="00AD2D56">
        <w:rPr>
          <w:bCs/>
          <w:sz w:val="22"/>
          <w:szCs w:val="22"/>
          <w:lang w:val="en-US"/>
        </w:rPr>
        <w:t xml:space="preserve">less than </w:t>
      </w:r>
      <w:r w:rsidRPr="00AD2D56">
        <w:rPr>
          <w:bCs/>
          <w:sz w:val="22"/>
          <w:szCs w:val="22"/>
        </w:rPr>
        <w:t xml:space="preserve">three </w:t>
      </w:r>
      <w:r w:rsidRPr="00AD2D56">
        <w:rPr>
          <w:rFonts w:eastAsiaTheme="minorEastAsia"/>
          <w:bCs/>
          <w:sz w:val="22"/>
          <w:szCs w:val="22"/>
          <w:lang w:eastAsia="zh-CN"/>
        </w:rPr>
        <w:t>bids</w:t>
      </w:r>
      <w:bookmarkEnd w:id="172"/>
      <w:r w:rsidRPr="00AD2D56">
        <w:rPr>
          <w:rFonts w:eastAsiaTheme="minorEastAsia"/>
          <w:bCs/>
          <w:sz w:val="22"/>
          <w:szCs w:val="22"/>
          <w:lang w:eastAsia="zh-CN"/>
        </w:rPr>
        <w:t xml:space="preserve"> </w:t>
      </w:r>
      <w:bookmarkEnd w:id="173"/>
    </w:p>
    <w:p w14:paraId="34ADF9FC" w14:textId="77777777" w:rsidR="00666956" w:rsidRPr="00AD2D56" w:rsidRDefault="00666956" w:rsidP="00057158">
      <w:pPr>
        <w:jc w:val="both"/>
        <w:rPr>
          <w:rFonts w:ascii="Arial" w:hAnsi="Arial" w:cs="Arial"/>
          <w:b/>
          <w:bCs/>
          <w:sz w:val="22"/>
          <w:szCs w:val="22"/>
        </w:rPr>
      </w:pPr>
    </w:p>
    <w:p w14:paraId="115C123D" w14:textId="05B4B266" w:rsidR="00666956" w:rsidRPr="00AD2D56" w:rsidRDefault="00F957A5" w:rsidP="00057158">
      <w:pPr>
        <w:spacing w:line="360" w:lineRule="auto"/>
        <w:jc w:val="both"/>
        <w:rPr>
          <w:rFonts w:ascii="Arial" w:hAnsi="Arial" w:cs="Arial"/>
          <w:sz w:val="22"/>
          <w:szCs w:val="22"/>
        </w:rPr>
      </w:pPr>
      <w:r w:rsidRPr="00AD2D56">
        <w:rPr>
          <w:rFonts w:ascii="Arial" w:hAnsi="Arial" w:cs="Arial"/>
          <w:sz w:val="22"/>
          <w:szCs w:val="22"/>
          <w:lang w:val="en-US"/>
        </w:rPr>
        <w:t>Data on GPP for the period under review shows that t</w:t>
      </w:r>
      <w:r w:rsidRPr="00AD2D56">
        <w:rPr>
          <w:rFonts w:ascii="Arial" w:hAnsi="Arial" w:cs="Arial"/>
          <w:sz w:val="22"/>
          <w:szCs w:val="22"/>
        </w:rPr>
        <w:t xml:space="preserve">he percentage of tenders </w:t>
      </w:r>
      <w:r w:rsidRPr="00AD2D56">
        <w:rPr>
          <w:rFonts w:ascii="Arial" w:hAnsi="Arial" w:cs="Arial"/>
          <w:sz w:val="22"/>
          <w:szCs w:val="22"/>
          <w:lang w:val="en-US"/>
        </w:rPr>
        <w:t xml:space="preserve">from </w:t>
      </w:r>
      <w:r w:rsidRPr="00AD2D56">
        <w:rPr>
          <w:rFonts w:ascii="Arial" w:hAnsi="Arial" w:cs="Arial"/>
          <w:sz w:val="22"/>
          <w:szCs w:val="22"/>
        </w:rPr>
        <w:t>competitive</w:t>
      </w:r>
      <w:r w:rsidRPr="00AD2D56">
        <w:rPr>
          <w:rFonts w:ascii="Arial" w:hAnsi="Arial" w:cs="Arial"/>
          <w:sz w:val="22"/>
          <w:szCs w:val="22"/>
          <w:lang w:val="en-US"/>
        </w:rPr>
        <w:t xml:space="preserve"> </w:t>
      </w:r>
      <w:r w:rsidR="00860911" w:rsidRPr="00AD2D56">
        <w:rPr>
          <w:rFonts w:ascii="Arial" w:hAnsi="Arial" w:cs="Arial"/>
          <w:sz w:val="22"/>
          <w:szCs w:val="22"/>
          <w:lang w:val="en-US"/>
        </w:rPr>
        <w:t xml:space="preserve">procurement </w:t>
      </w:r>
      <w:r w:rsidR="00860911" w:rsidRPr="00AD2D56">
        <w:rPr>
          <w:rFonts w:ascii="Arial" w:hAnsi="Arial" w:cs="Arial"/>
          <w:sz w:val="22"/>
          <w:szCs w:val="22"/>
        </w:rPr>
        <w:t>methods</w:t>
      </w:r>
      <w:r w:rsidRPr="00AD2D56">
        <w:rPr>
          <w:rFonts w:ascii="Arial" w:hAnsi="Arial" w:cs="Arial"/>
          <w:sz w:val="22"/>
          <w:szCs w:val="22"/>
          <w:lang w:val="en-US"/>
        </w:rPr>
        <w:t xml:space="preserve"> </w:t>
      </w:r>
      <w:r w:rsidRPr="00AD2D56">
        <w:rPr>
          <w:rFonts w:ascii="Arial" w:hAnsi="Arial" w:cs="Arial"/>
          <w:sz w:val="22"/>
          <w:szCs w:val="22"/>
        </w:rPr>
        <w:t xml:space="preserve">with </w:t>
      </w:r>
      <w:r w:rsidRPr="00AD2D56">
        <w:rPr>
          <w:rFonts w:ascii="Arial" w:hAnsi="Arial" w:cs="Arial"/>
          <w:sz w:val="22"/>
          <w:szCs w:val="22"/>
          <w:lang w:val="en-US"/>
        </w:rPr>
        <w:t xml:space="preserve">less than </w:t>
      </w:r>
      <w:r w:rsidRPr="00AD2D56">
        <w:rPr>
          <w:rFonts w:ascii="Arial" w:hAnsi="Arial" w:cs="Arial"/>
          <w:sz w:val="22"/>
          <w:szCs w:val="22"/>
        </w:rPr>
        <w:t xml:space="preserve">three </w:t>
      </w:r>
      <w:r w:rsidRPr="00AD2D56">
        <w:rPr>
          <w:rFonts w:ascii="Arial" w:hAnsi="Arial" w:cs="Arial"/>
          <w:sz w:val="22"/>
          <w:szCs w:val="22"/>
          <w:lang w:val="en-GB"/>
        </w:rPr>
        <w:t>bids</w:t>
      </w:r>
      <w:r w:rsidR="00860911" w:rsidRPr="00AD2D56">
        <w:rPr>
          <w:rFonts w:ascii="Arial" w:hAnsi="Arial" w:cs="Arial"/>
          <w:sz w:val="22"/>
          <w:szCs w:val="22"/>
        </w:rPr>
        <w:t xml:space="preserve"> </w:t>
      </w:r>
      <w:r w:rsidRPr="00AD2D56">
        <w:rPr>
          <w:rFonts w:ascii="Arial" w:hAnsi="Arial" w:cs="Arial"/>
          <w:sz w:val="22"/>
          <w:szCs w:val="22"/>
          <w:lang w:val="en-US"/>
        </w:rPr>
        <w:t xml:space="preserve">was </w:t>
      </w:r>
      <w:r w:rsidRPr="00AD2D56">
        <w:rPr>
          <w:rFonts w:ascii="Arial" w:hAnsi="Arial" w:cs="Arial"/>
          <w:sz w:val="22"/>
          <w:szCs w:val="22"/>
        </w:rPr>
        <w:t>approximately</w:t>
      </w:r>
      <w:r w:rsidRPr="00AD2D56">
        <w:rPr>
          <w:rFonts w:ascii="Arial" w:hAnsi="Arial" w:cs="Arial"/>
          <w:sz w:val="22"/>
          <w:szCs w:val="22"/>
          <w:lang w:val="en-US"/>
        </w:rPr>
        <w:t xml:space="preserve"> 39.13%. That is, four in 10 tenders attracted less than three bids. </w:t>
      </w:r>
      <w:r w:rsidRPr="00AD2D56">
        <w:rPr>
          <w:rFonts w:ascii="Arial" w:hAnsi="Arial" w:cs="Arial"/>
          <w:sz w:val="22"/>
          <w:szCs w:val="22"/>
        </w:rPr>
        <w:t xml:space="preserve">This </w:t>
      </w:r>
      <w:r w:rsidRPr="00AD2D56">
        <w:rPr>
          <w:rFonts w:ascii="Arial" w:hAnsi="Arial" w:cs="Arial"/>
          <w:sz w:val="22"/>
          <w:szCs w:val="22"/>
          <w:lang w:val="en-US"/>
        </w:rPr>
        <w:t xml:space="preserve">proportion is quite high and should be reduced to spur competition which leads to reduced costs </w:t>
      </w:r>
      <w:r w:rsidR="2D451FB0" w:rsidRPr="00AD2D56">
        <w:rPr>
          <w:rFonts w:ascii="Arial" w:hAnsi="Arial" w:cs="Arial"/>
          <w:sz w:val="22"/>
          <w:szCs w:val="22"/>
          <w:lang w:val="en-US"/>
        </w:rPr>
        <w:t>for</w:t>
      </w:r>
      <w:r w:rsidRPr="00AD2D56">
        <w:rPr>
          <w:rFonts w:ascii="Arial" w:hAnsi="Arial" w:cs="Arial"/>
          <w:sz w:val="22"/>
          <w:szCs w:val="22"/>
          <w:lang w:val="en-US"/>
        </w:rPr>
        <w:t xml:space="preserve"> the procuring entity, </w:t>
      </w:r>
      <w:r w:rsidR="00C5310A" w:rsidRPr="00AD2D56">
        <w:rPr>
          <w:rFonts w:ascii="Arial" w:hAnsi="Arial" w:cs="Arial"/>
          <w:sz w:val="22"/>
          <w:szCs w:val="22"/>
          <w:lang w:val="en-US"/>
        </w:rPr>
        <w:t>improve</w:t>
      </w:r>
      <w:r w:rsidRPr="00AD2D56">
        <w:rPr>
          <w:rFonts w:ascii="Arial" w:hAnsi="Arial" w:cs="Arial"/>
          <w:sz w:val="22"/>
          <w:szCs w:val="22"/>
          <w:lang w:val="en-US"/>
        </w:rPr>
        <w:t xml:space="preserve"> transparency and </w:t>
      </w:r>
      <w:r w:rsidR="00C5310A" w:rsidRPr="00AD2D56">
        <w:rPr>
          <w:rFonts w:ascii="Arial" w:hAnsi="Arial" w:cs="Arial"/>
          <w:sz w:val="22"/>
          <w:szCs w:val="22"/>
          <w:lang w:val="en-US"/>
        </w:rPr>
        <w:t xml:space="preserve">reduce </w:t>
      </w:r>
      <w:r w:rsidRPr="00AD2D56">
        <w:rPr>
          <w:rFonts w:ascii="Arial" w:hAnsi="Arial" w:cs="Arial"/>
          <w:sz w:val="22"/>
          <w:szCs w:val="22"/>
          <w:lang w:val="en-US"/>
        </w:rPr>
        <w:t xml:space="preserve">supplier risks, thereby fostering value for money. </w:t>
      </w:r>
    </w:p>
    <w:p w14:paraId="143471E6" w14:textId="77777777" w:rsidR="00666956" w:rsidRPr="00AD2D56" w:rsidRDefault="00666956" w:rsidP="00057158">
      <w:pPr>
        <w:pStyle w:val="ListParagraph"/>
        <w:ind w:left="0" w:firstLine="0"/>
        <w:jc w:val="both"/>
        <w:rPr>
          <w:rFonts w:ascii="Arial" w:hAnsi="Arial" w:cs="Arial"/>
          <w:b/>
          <w:bCs/>
          <w:color w:val="auto"/>
          <w:sz w:val="22"/>
          <w:szCs w:val="22"/>
        </w:rPr>
      </w:pPr>
    </w:p>
    <w:p w14:paraId="3B023FD3" w14:textId="4D08D50D" w:rsidR="00666956" w:rsidRPr="00AD2D56" w:rsidRDefault="00F957A5" w:rsidP="00057158">
      <w:pPr>
        <w:pStyle w:val="Heading3"/>
        <w:jc w:val="both"/>
        <w:rPr>
          <w:bCs/>
          <w:sz w:val="22"/>
          <w:szCs w:val="22"/>
        </w:rPr>
      </w:pPr>
      <w:bookmarkStart w:id="174" w:name="_Toc25451"/>
      <w:bookmarkStart w:id="175" w:name="_Toc138691234"/>
      <w:r w:rsidRPr="00AD2D56">
        <w:rPr>
          <w:bCs/>
          <w:sz w:val="22"/>
          <w:szCs w:val="22"/>
          <w:lang w:val="en-US"/>
        </w:rPr>
        <w:t xml:space="preserve">4.3.8 </w:t>
      </w:r>
      <w:r w:rsidRPr="00AD2D56">
        <w:rPr>
          <w:bCs/>
          <w:sz w:val="22"/>
          <w:szCs w:val="22"/>
        </w:rPr>
        <w:t>Variations</w:t>
      </w:r>
      <w:r w:rsidR="00C5310A" w:rsidRPr="00AD2D56">
        <w:rPr>
          <w:bCs/>
          <w:sz w:val="22"/>
          <w:szCs w:val="22"/>
          <w:lang w:val="en-US"/>
        </w:rPr>
        <w:t xml:space="preserve"> in a</w:t>
      </w:r>
      <w:r w:rsidRPr="00AD2D56">
        <w:rPr>
          <w:bCs/>
          <w:sz w:val="22"/>
          <w:szCs w:val="22"/>
          <w:lang w:val="en-US"/>
        </w:rPr>
        <w:t>ward price and market price</w:t>
      </w:r>
      <w:bookmarkEnd w:id="174"/>
      <w:bookmarkEnd w:id="175"/>
    </w:p>
    <w:p w14:paraId="60574F20" w14:textId="77777777" w:rsidR="00666956" w:rsidRPr="00AD2D56" w:rsidRDefault="00666956" w:rsidP="00057158">
      <w:pPr>
        <w:jc w:val="both"/>
        <w:rPr>
          <w:rFonts w:ascii="Arial" w:eastAsia="SimSun" w:hAnsi="Arial" w:cs="Arial"/>
          <w:sz w:val="22"/>
          <w:szCs w:val="22"/>
          <w:lang w:val="en-US"/>
        </w:rPr>
      </w:pPr>
    </w:p>
    <w:p w14:paraId="108377CA" w14:textId="77777777" w:rsidR="00666956" w:rsidRPr="00AD2D56" w:rsidRDefault="00F957A5" w:rsidP="00057158">
      <w:pPr>
        <w:spacing w:line="360" w:lineRule="auto"/>
        <w:jc w:val="both"/>
        <w:rPr>
          <w:rFonts w:ascii="Arial" w:eastAsia="SimSun" w:hAnsi="Arial" w:cs="Arial"/>
          <w:sz w:val="22"/>
          <w:szCs w:val="22"/>
          <w:lang w:val="en-US"/>
        </w:rPr>
      </w:pPr>
      <w:r w:rsidRPr="00AD2D56">
        <w:rPr>
          <w:rFonts w:ascii="Arial" w:eastAsia="SimSun" w:hAnsi="Arial" w:cs="Arial"/>
          <w:sz w:val="22"/>
          <w:szCs w:val="22"/>
          <w:lang w:val="en-US"/>
        </w:rPr>
        <w:t>Section 26(5) (PPDA Act 2003 (as amended) prohibits an A</w:t>
      </w:r>
      <w:r w:rsidRPr="00AD2D56">
        <w:rPr>
          <w:rFonts w:ascii="Arial" w:eastAsia="SimSun" w:hAnsi="Arial" w:cs="Arial"/>
          <w:sz w:val="22"/>
          <w:szCs w:val="22"/>
        </w:rPr>
        <w:t xml:space="preserve">ccounting Officer </w:t>
      </w:r>
      <w:r w:rsidRPr="00AD2D56">
        <w:rPr>
          <w:rFonts w:ascii="Arial" w:eastAsia="SimSun" w:hAnsi="Arial" w:cs="Arial"/>
          <w:sz w:val="22"/>
          <w:szCs w:val="22"/>
          <w:lang w:val="en-US"/>
        </w:rPr>
        <w:t>to s</w:t>
      </w:r>
      <w:r w:rsidRPr="00AD2D56">
        <w:rPr>
          <w:rFonts w:ascii="Arial" w:eastAsia="SimSun" w:hAnsi="Arial" w:cs="Arial"/>
          <w:sz w:val="22"/>
          <w:szCs w:val="22"/>
        </w:rPr>
        <w:t xml:space="preserve">ign a contract for a procurement where the price quoted by the best evaluated bidder is higher than the </w:t>
      </w:r>
      <w:r w:rsidRPr="00AD2D56">
        <w:rPr>
          <w:rFonts w:ascii="Arial" w:eastAsia="SimSun" w:hAnsi="Arial" w:cs="Arial"/>
          <w:sz w:val="22"/>
          <w:szCs w:val="22"/>
          <w:lang w:val="en-US"/>
        </w:rPr>
        <w:t xml:space="preserve">market </w:t>
      </w:r>
      <w:r w:rsidRPr="00AD2D56">
        <w:rPr>
          <w:rFonts w:ascii="Arial" w:eastAsia="SimSun" w:hAnsi="Arial" w:cs="Arial"/>
          <w:sz w:val="22"/>
          <w:szCs w:val="22"/>
        </w:rPr>
        <w:t>price</w:t>
      </w:r>
      <w:r w:rsidRPr="00AD2D56">
        <w:rPr>
          <w:rFonts w:ascii="Arial" w:eastAsia="SimSun" w:hAnsi="Arial" w:cs="Arial"/>
          <w:sz w:val="22"/>
          <w:szCs w:val="22"/>
          <w:lang w:val="en-US"/>
        </w:rPr>
        <w:t>. This o</w:t>
      </w:r>
      <w:r w:rsidRPr="00AD2D56">
        <w:rPr>
          <w:rFonts w:ascii="Arial" w:eastAsia="SimSun" w:hAnsi="Arial" w:cs="Arial"/>
          <w:sz w:val="22"/>
          <w:szCs w:val="22"/>
        </w:rPr>
        <w:t>ffence</w:t>
      </w:r>
      <w:r w:rsidRPr="00AD2D56">
        <w:rPr>
          <w:rFonts w:ascii="Arial" w:eastAsia="SimSun" w:hAnsi="Arial" w:cs="Arial"/>
          <w:sz w:val="22"/>
          <w:szCs w:val="22"/>
          <w:lang w:val="en-US"/>
        </w:rPr>
        <w:t xml:space="preserve">, on </w:t>
      </w:r>
      <w:r w:rsidRPr="00AD2D56">
        <w:rPr>
          <w:rFonts w:ascii="Arial" w:eastAsia="SimSun" w:hAnsi="Arial" w:cs="Arial"/>
          <w:sz w:val="22"/>
          <w:szCs w:val="22"/>
        </w:rPr>
        <w:t>conviction</w:t>
      </w:r>
      <w:r w:rsidRPr="00AD2D56">
        <w:rPr>
          <w:rFonts w:ascii="Arial" w:eastAsia="SimSun" w:hAnsi="Arial" w:cs="Arial"/>
          <w:sz w:val="22"/>
          <w:szCs w:val="22"/>
          <w:lang w:val="en-US"/>
        </w:rPr>
        <w:t>, has a f</w:t>
      </w:r>
      <w:r w:rsidRPr="00AD2D56">
        <w:rPr>
          <w:rFonts w:ascii="Arial" w:eastAsia="SimSun" w:hAnsi="Arial" w:cs="Arial"/>
          <w:sz w:val="22"/>
          <w:szCs w:val="22"/>
        </w:rPr>
        <w:t xml:space="preserve">ine not exceeding one thousand currency points </w:t>
      </w:r>
      <w:r w:rsidRPr="00AD2D56">
        <w:rPr>
          <w:rFonts w:ascii="Arial" w:eastAsia="SimSun" w:hAnsi="Arial" w:cs="Arial"/>
          <w:sz w:val="22"/>
          <w:szCs w:val="22"/>
          <w:lang w:val="en-US"/>
        </w:rPr>
        <w:t xml:space="preserve">(UGX 20 million shillings) </w:t>
      </w:r>
      <w:r w:rsidRPr="00AD2D56">
        <w:rPr>
          <w:rFonts w:ascii="Arial" w:eastAsia="SimSun" w:hAnsi="Arial" w:cs="Arial"/>
          <w:sz w:val="22"/>
          <w:szCs w:val="22"/>
        </w:rPr>
        <w:t>or imprisonment not exceeding five years, or both</w:t>
      </w:r>
      <w:r w:rsidRPr="00AD2D56">
        <w:rPr>
          <w:rFonts w:ascii="Arial" w:eastAsia="SimSun" w:hAnsi="Arial" w:cs="Arial"/>
          <w:sz w:val="22"/>
          <w:szCs w:val="22"/>
          <w:lang w:val="en-US"/>
        </w:rPr>
        <w:t xml:space="preserve">. In addition </w:t>
      </w:r>
      <w:r w:rsidRPr="00AD2D56">
        <w:rPr>
          <w:rFonts w:ascii="Arial" w:eastAsia="SimSun" w:hAnsi="Arial" w:cs="Arial"/>
          <w:sz w:val="22"/>
          <w:szCs w:val="22"/>
        </w:rPr>
        <w:t xml:space="preserve">to the fine, </w:t>
      </w:r>
      <w:r w:rsidRPr="00AD2D56">
        <w:rPr>
          <w:rFonts w:ascii="Arial" w:eastAsia="SimSun" w:hAnsi="Arial" w:cs="Arial"/>
          <w:sz w:val="22"/>
          <w:szCs w:val="22"/>
          <w:lang w:val="en-US"/>
        </w:rPr>
        <w:t xml:space="preserve">the convict </w:t>
      </w:r>
      <w:r w:rsidRPr="00AD2D56">
        <w:rPr>
          <w:rFonts w:ascii="Arial" w:eastAsia="SimSun" w:hAnsi="Arial" w:cs="Arial"/>
          <w:sz w:val="22"/>
          <w:szCs w:val="22"/>
        </w:rPr>
        <w:t>may be ordered by court to make a refund of an amount equivalent to the difference in price between the price paid for the supplies, services or works and the market price.</w:t>
      </w:r>
      <w:r w:rsidRPr="00AD2D56">
        <w:rPr>
          <w:rFonts w:ascii="Arial" w:eastAsia="SimSun" w:hAnsi="Arial" w:cs="Arial"/>
          <w:sz w:val="22"/>
          <w:szCs w:val="22"/>
          <w:lang w:val="en-US"/>
        </w:rPr>
        <w:t xml:space="preserve"> Table 5 presents the results of the analysis. </w:t>
      </w:r>
    </w:p>
    <w:p w14:paraId="1E9728D9" w14:textId="77777777" w:rsidR="00666956" w:rsidRPr="00AD2D56" w:rsidRDefault="00666956" w:rsidP="00057158">
      <w:pPr>
        <w:jc w:val="both"/>
        <w:rPr>
          <w:rFonts w:ascii="Arial" w:eastAsia="SimSun" w:hAnsi="Arial" w:cs="Arial"/>
          <w:sz w:val="22"/>
          <w:szCs w:val="22"/>
          <w:lang w:val="en-US"/>
        </w:rPr>
      </w:pPr>
    </w:p>
    <w:p w14:paraId="2806C39B" w14:textId="77777777" w:rsidR="00666956" w:rsidRPr="00AD2D56" w:rsidRDefault="00666956" w:rsidP="00057158">
      <w:pPr>
        <w:jc w:val="both"/>
        <w:rPr>
          <w:rFonts w:ascii="Arial" w:eastAsia="SimSun" w:hAnsi="Arial" w:cs="Arial"/>
          <w:sz w:val="22"/>
          <w:szCs w:val="22"/>
          <w:lang w:val="en-US"/>
        </w:rPr>
        <w:sectPr w:rsidR="00666956" w:rsidRPr="00AD2D56">
          <w:footerReference w:type="default" r:id="rId29"/>
          <w:pgSz w:w="11906" w:h="16838"/>
          <w:pgMar w:top="1440" w:right="1440" w:bottom="1440" w:left="1440" w:header="708" w:footer="708" w:gutter="0"/>
          <w:pgNumType w:start="2"/>
          <w:cols w:space="708"/>
          <w:docGrid w:linePitch="360"/>
        </w:sectPr>
      </w:pPr>
    </w:p>
    <w:p w14:paraId="268AE2AF" w14:textId="77777777" w:rsidR="00666956" w:rsidRPr="00AD2D56" w:rsidRDefault="00666956" w:rsidP="00057158">
      <w:pPr>
        <w:spacing w:line="360" w:lineRule="auto"/>
        <w:jc w:val="both"/>
        <w:rPr>
          <w:rFonts w:ascii="Arial" w:eastAsia="SimSun" w:hAnsi="Arial" w:cs="Arial"/>
          <w:sz w:val="22"/>
          <w:szCs w:val="22"/>
          <w:lang w:val="en-US"/>
        </w:rPr>
      </w:pPr>
    </w:p>
    <w:p w14:paraId="39271117" w14:textId="77777777" w:rsidR="00666956" w:rsidRPr="00AD2D56" w:rsidRDefault="00F957A5" w:rsidP="00057158">
      <w:pPr>
        <w:pStyle w:val="Caption"/>
        <w:spacing w:line="360" w:lineRule="auto"/>
        <w:jc w:val="both"/>
        <w:rPr>
          <w:rFonts w:eastAsia="Calibri" w:cs="Arial"/>
          <w:b/>
          <w:bCs/>
          <w:color w:val="000000"/>
          <w:sz w:val="22"/>
          <w:szCs w:val="22"/>
          <w:lang w:val="en-US"/>
          <w14:textFill>
            <w14:solidFill>
              <w14:srgbClr w14:val="000000"/>
            </w14:solidFill>
          </w14:textFill>
        </w:rPr>
      </w:pPr>
      <w:bookmarkStart w:id="176" w:name="_Toc138691273"/>
      <w:r w:rsidRPr="00AD2D56">
        <w:rPr>
          <w:rFonts w:cs="Arial"/>
          <w:b/>
          <w:bCs/>
          <w:color w:val="000000"/>
          <w:sz w:val="22"/>
          <w:szCs w:val="22"/>
          <w14:textFill>
            <w14:solidFill>
              <w14:srgbClr w14:val="000000"/>
            </w14:solidFill>
          </w14:textFill>
        </w:rPr>
        <w:t xml:space="preserve">Table </w:t>
      </w:r>
      <w:r w:rsidRPr="00AD2D56">
        <w:rPr>
          <w:rFonts w:cs="Arial"/>
          <w:b/>
          <w:bCs/>
          <w:color w:val="000000"/>
          <w:sz w:val="22"/>
          <w:szCs w:val="22"/>
          <w14:textFill>
            <w14:solidFill>
              <w14:srgbClr w14:val="000000"/>
            </w14:solidFill>
          </w14:textFill>
        </w:rPr>
        <w:fldChar w:fldCharType="begin"/>
      </w:r>
      <w:r w:rsidRPr="00AD2D56">
        <w:rPr>
          <w:rFonts w:cs="Arial"/>
          <w:b/>
          <w:bCs/>
          <w:color w:val="000000"/>
          <w:sz w:val="22"/>
          <w:szCs w:val="22"/>
          <w14:textFill>
            <w14:solidFill>
              <w14:srgbClr w14:val="000000"/>
            </w14:solidFill>
          </w14:textFill>
        </w:rPr>
        <w:instrText xml:space="preserve"> SEQ Table \* ARABIC </w:instrText>
      </w:r>
      <w:r w:rsidRPr="00AD2D56">
        <w:rPr>
          <w:rFonts w:cs="Arial"/>
          <w:b/>
          <w:bCs/>
          <w:color w:val="000000"/>
          <w:sz w:val="22"/>
          <w:szCs w:val="22"/>
          <w14:textFill>
            <w14:solidFill>
              <w14:srgbClr w14:val="000000"/>
            </w14:solidFill>
          </w14:textFill>
        </w:rPr>
        <w:fldChar w:fldCharType="separate"/>
      </w:r>
      <w:r w:rsidRPr="00AD2D56">
        <w:rPr>
          <w:rFonts w:cs="Arial"/>
          <w:b/>
          <w:bCs/>
          <w:color w:val="000000"/>
          <w:sz w:val="22"/>
          <w:szCs w:val="22"/>
          <w14:textFill>
            <w14:solidFill>
              <w14:srgbClr w14:val="000000"/>
            </w14:solidFill>
          </w14:textFill>
        </w:rPr>
        <w:t>5</w:t>
      </w:r>
      <w:r w:rsidRPr="00AD2D56">
        <w:rPr>
          <w:rFonts w:cs="Arial"/>
          <w:b/>
          <w:bCs/>
          <w:color w:val="000000"/>
          <w:sz w:val="22"/>
          <w:szCs w:val="22"/>
          <w14:textFill>
            <w14:solidFill>
              <w14:srgbClr w14:val="000000"/>
            </w14:solidFill>
          </w14:textFill>
        </w:rPr>
        <w:fldChar w:fldCharType="end"/>
      </w:r>
      <w:r w:rsidRPr="00AD2D56">
        <w:rPr>
          <w:rFonts w:cs="Arial"/>
          <w:b/>
          <w:bCs/>
          <w:color w:val="000000"/>
          <w:sz w:val="22"/>
          <w:szCs w:val="22"/>
          <w:lang w:val="en-US"/>
          <w14:textFill>
            <w14:solidFill>
              <w14:srgbClr w14:val="000000"/>
            </w14:solidFill>
          </w14:textFill>
        </w:rPr>
        <w:t xml:space="preserve">: </w:t>
      </w:r>
      <w:r w:rsidRPr="00AD2D56">
        <w:rPr>
          <w:rFonts w:eastAsia="Calibri" w:cs="Arial"/>
          <w:b/>
          <w:bCs/>
          <w:color w:val="000000"/>
          <w:sz w:val="22"/>
          <w:szCs w:val="22"/>
          <w:lang w:val="en-US" w:eastAsia="zh-CN" w:bidi="ar"/>
          <w14:textFill>
            <w14:solidFill>
              <w14:srgbClr w14:val="000000"/>
            </w14:solidFill>
          </w14:textFill>
        </w:rPr>
        <w:t>Contracts whose Award Value is greater that the Market Price</w:t>
      </w:r>
      <w:bookmarkEnd w:id="176"/>
    </w:p>
    <w:tbl>
      <w:tblPr>
        <w:tblStyle w:val="TableGridLight1"/>
        <w:tblW w:w="1373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4A0" w:firstRow="1" w:lastRow="0" w:firstColumn="1" w:lastColumn="0" w:noHBand="0" w:noVBand="1"/>
      </w:tblPr>
      <w:tblGrid>
        <w:gridCol w:w="3415"/>
        <w:gridCol w:w="1005"/>
        <w:gridCol w:w="2050"/>
        <w:gridCol w:w="2133"/>
        <w:gridCol w:w="1309"/>
        <w:gridCol w:w="2125"/>
        <w:gridCol w:w="1701"/>
      </w:tblGrid>
      <w:tr w:rsidR="00377CA9" w:rsidRPr="00AD2D56" w14:paraId="71FEEF9E" w14:textId="77777777">
        <w:tc>
          <w:tcPr>
            <w:tcW w:w="3415" w:type="dxa"/>
            <w:tcBorders>
              <w:top w:val="single" w:sz="4" w:space="0" w:color="BEBEBE"/>
              <w:left w:val="single" w:sz="4" w:space="0" w:color="BEBEBE"/>
              <w:bottom w:val="single" w:sz="4" w:space="0" w:color="BEBEBE"/>
              <w:right w:val="single" w:sz="4" w:space="0" w:color="BEBEBE"/>
            </w:tcBorders>
            <w:shd w:val="clear" w:color="auto" w:fill="auto"/>
          </w:tcPr>
          <w:p w14:paraId="2AC77E11" w14:textId="77777777" w:rsidR="00666956" w:rsidRPr="00AD2D56" w:rsidRDefault="00F957A5" w:rsidP="00057158">
            <w:pPr>
              <w:spacing w:line="360" w:lineRule="auto"/>
              <w:jc w:val="both"/>
              <w:rPr>
                <w:rFonts w:ascii="Arial" w:eastAsia="Calibri" w:hAnsi="Arial" w:cs="Arial"/>
                <w:b/>
                <w:bCs/>
                <w:sz w:val="22"/>
                <w:szCs w:val="22"/>
              </w:rPr>
            </w:pPr>
            <w:r w:rsidRPr="00AD2D56">
              <w:rPr>
                <w:rFonts w:ascii="Arial" w:eastAsia="Calibri" w:hAnsi="Arial" w:cs="Arial"/>
                <w:sz w:val="22"/>
                <w:szCs w:val="22"/>
                <w:lang w:val="en-US" w:eastAsia="zh-CN" w:bidi="ar"/>
              </w:rPr>
              <w:t xml:space="preserve"> </w:t>
            </w:r>
            <w:r w:rsidRPr="00AD2D56">
              <w:rPr>
                <w:rFonts w:ascii="Arial" w:eastAsia="Calibri" w:hAnsi="Arial" w:cs="Arial"/>
                <w:b/>
                <w:bCs/>
                <w:sz w:val="22"/>
                <w:szCs w:val="22"/>
                <w:lang w:val="en-US" w:eastAsia="zh-CN" w:bidi="ar"/>
              </w:rPr>
              <w:t>Title</w:t>
            </w:r>
          </w:p>
        </w:tc>
        <w:tc>
          <w:tcPr>
            <w:tcW w:w="1005" w:type="dxa"/>
            <w:tcBorders>
              <w:top w:val="single" w:sz="4" w:space="0" w:color="BEBEBE"/>
              <w:left w:val="single" w:sz="4" w:space="0" w:color="BEBEBE"/>
              <w:bottom w:val="single" w:sz="4" w:space="0" w:color="BEBEBE"/>
              <w:right w:val="single" w:sz="4" w:space="0" w:color="BEBEBE"/>
            </w:tcBorders>
            <w:shd w:val="clear" w:color="auto" w:fill="auto"/>
          </w:tcPr>
          <w:p w14:paraId="423C1C6E" w14:textId="77777777" w:rsidR="00666956" w:rsidRPr="00AD2D56" w:rsidRDefault="00F957A5" w:rsidP="00057158">
            <w:pPr>
              <w:autoSpaceDE w:val="0"/>
              <w:spacing w:line="256" w:lineRule="auto"/>
              <w:jc w:val="both"/>
              <w:rPr>
                <w:rFonts w:ascii="Arial" w:eastAsia="Calibri" w:hAnsi="Arial" w:cs="Arial"/>
                <w:b/>
                <w:bCs/>
                <w:sz w:val="22"/>
                <w:szCs w:val="22"/>
              </w:rPr>
            </w:pPr>
            <w:r w:rsidRPr="00AD2D56">
              <w:rPr>
                <w:rFonts w:ascii="Arial" w:eastAsia="Calibri" w:hAnsi="Arial" w:cs="Arial"/>
                <w:b/>
                <w:bCs/>
                <w:sz w:val="22"/>
                <w:szCs w:val="22"/>
                <w:lang w:val="en-US" w:eastAsia="zh-CN" w:bidi="ar"/>
              </w:rPr>
              <w:t>PDE</w:t>
            </w:r>
          </w:p>
        </w:tc>
        <w:tc>
          <w:tcPr>
            <w:tcW w:w="2050" w:type="dxa"/>
            <w:tcBorders>
              <w:top w:val="single" w:sz="4" w:space="0" w:color="BEBEBE"/>
              <w:left w:val="single" w:sz="4" w:space="0" w:color="BEBEBE"/>
              <w:bottom w:val="single" w:sz="4" w:space="0" w:color="BEBEBE"/>
              <w:right w:val="single" w:sz="4" w:space="0" w:color="BEBEBE"/>
            </w:tcBorders>
            <w:shd w:val="clear" w:color="auto" w:fill="auto"/>
          </w:tcPr>
          <w:p w14:paraId="171B8207" w14:textId="77777777" w:rsidR="00666956" w:rsidRPr="00AD2D56" w:rsidRDefault="00F957A5" w:rsidP="00057158">
            <w:pPr>
              <w:autoSpaceDE w:val="0"/>
              <w:spacing w:line="256" w:lineRule="auto"/>
              <w:jc w:val="both"/>
              <w:rPr>
                <w:rFonts w:ascii="Arial" w:eastAsia="Calibri" w:hAnsi="Arial" w:cs="Arial"/>
                <w:b/>
                <w:bCs/>
                <w:sz w:val="22"/>
                <w:szCs w:val="22"/>
              </w:rPr>
            </w:pPr>
            <w:r w:rsidRPr="00AD2D56">
              <w:rPr>
                <w:rFonts w:ascii="Arial" w:eastAsia="Calibri" w:hAnsi="Arial" w:cs="Arial"/>
                <w:b/>
                <w:bCs/>
                <w:sz w:val="22"/>
                <w:szCs w:val="22"/>
                <w:lang w:val="en-US" w:eastAsia="zh-CN" w:bidi="ar"/>
              </w:rPr>
              <w:t>Market Price</w:t>
            </w:r>
          </w:p>
          <w:p w14:paraId="155806C2" w14:textId="77777777" w:rsidR="00666956" w:rsidRPr="00AD2D56" w:rsidRDefault="00F957A5" w:rsidP="00057158">
            <w:pPr>
              <w:autoSpaceDE w:val="0"/>
              <w:spacing w:line="256" w:lineRule="auto"/>
              <w:jc w:val="both"/>
              <w:rPr>
                <w:rFonts w:ascii="Arial" w:eastAsia="Calibri" w:hAnsi="Arial" w:cs="Arial"/>
                <w:b/>
                <w:bCs/>
                <w:sz w:val="22"/>
                <w:szCs w:val="22"/>
              </w:rPr>
            </w:pPr>
            <w:r w:rsidRPr="00AD2D56">
              <w:rPr>
                <w:rFonts w:ascii="Arial" w:eastAsia="Calibri" w:hAnsi="Arial" w:cs="Arial"/>
                <w:b/>
                <w:bCs/>
                <w:sz w:val="22"/>
                <w:szCs w:val="22"/>
                <w:lang w:val="en-US" w:eastAsia="zh-CN" w:bidi="ar"/>
              </w:rPr>
              <w:t>(UGX)</w:t>
            </w:r>
          </w:p>
        </w:tc>
        <w:tc>
          <w:tcPr>
            <w:tcW w:w="2133" w:type="dxa"/>
            <w:tcBorders>
              <w:top w:val="single" w:sz="4" w:space="0" w:color="BEBEBE"/>
              <w:left w:val="single" w:sz="4" w:space="0" w:color="BEBEBE"/>
              <w:bottom w:val="single" w:sz="4" w:space="0" w:color="BEBEBE"/>
              <w:right w:val="single" w:sz="4" w:space="0" w:color="BEBEBE"/>
            </w:tcBorders>
            <w:shd w:val="clear" w:color="auto" w:fill="auto"/>
          </w:tcPr>
          <w:p w14:paraId="6D080D80" w14:textId="77777777" w:rsidR="00666956" w:rsidRPr="00AD2D56" w:rsidRDefault="00F957A5" w:rsidP="00057158">
            <w:pPr>
              <w:autoSpaceDE w:val="0"/>
              <w:spacing w:line="256" w:lineRule="auto"/>
              <w:jc w:val="both"/>
              <w:rPr>
                <w:rFonts w:ascii="Arial" w:eastAsia="Calibri" w:hAnsi="Arial" w:cs="Arial"/>
                <w:b/>
                <w:bCs/>
                <w:sz w:val="22"/>
                <w:szCs w:val="22"/>
              </w:rPr>
            </w:pPr>
            <w:r w:rsidRPr="00AD2D56">
              <w:rPr>
                <w:rFonts w:ascii="Arial" w:eastAsia="Calibri" w:hAnsi="Arial" w:cs="Arial"/>
                <w:b/>
                <w:bCs/>
                <w:sz w:val="22"/>
                <w:szCs w:val="22"/>
                <w:lang w:val="en-US" w:eastAsia="zh-CN" w:bidi="ar"/>
              </w:rPr>
              <w:t>Award Amount (UGX)</w:t>
            </w:r>
          </w:p>
        </w:tc>
        <w:tc>
          <w:tcPr>
            <w:tcW w:w="1309" w:type="dxa"/>
            <w:tcBorders>
              <w:top w:val="single" w:sz="4" w:space="0" w:color="BEBEBE"/>
              <w:left w:val="single" w:sz="4" w:space="0" w:color="BEBEBE"/>
              <w:bottom w:val="single" w:sz="4" w:space="0" w:color="BEBEBE"/>
              <w:right w:val="single" w:sz="4" w:space="0" w:color="BEBEBE"/>
            </w:tcBorders>
            <w:shd w:val="clear" w:color="auto" w:fill="auto"/>
          </w:tcPr>
          <w:p w14:paraId="68FADD36" w14:textId="77777777" w:rsidR="00666956" w:rsidRPr="00AD2D56" w:rsidRDefault="00F957A5" w:rsidP="00057158">
            <w:pPr>
              <w:autoSpaceDE w:val="0"/>
              <w:spacing w:line="256" w:lineRule="auto"/>
              <w:jc w:val="both"/>
              <w:rPr>
                <w:rFonts w:ascii="Arial" w:eastAsia="Calibri" w:hAnsi="Arial" w:cs="Arial"/>
                <w:b/>
                <w:bCs/>
                <w:sz w:val="22"/>
                <w:szCs w:val="22"/>
              </w:rPr>
            </w:pPr>
            <w:r w:rsidRPr="00AD2D56">
              <w:rPr>
                <w:rFonts w:ascii="Arial" w:eastAsia="Calibri" w:hAnsi="Arial" w:cs="Arial"/>
                <w:b/>
                <w:bCs/>
                <w:sz w:val="22"/>
                <w:szCs w:val="22"/>
                <w:lang w:val="en-US" w:eastAsia="zh-CN" w:bidi="ar"/>
              </w:rPr>
              <w:t xml:space="preserve">% variation </w:t>
            </w:r>
          </w:p>
        </w:tc>
        <w:tc>
          <w:tcPr>
            <w:tcW w:w="2125" w:type="dxa"/>
            <w:tcBorders>
              <w:top w:val="single" w:sz="4" w:space="0" w:color="BEBEBE"/>
              <w:left w:val="single" w:sz="4" w:space="0" w:color="BEBEBE"/>
              <w:bottom w:val="single" w:sz="4" w:space="0" w:color="BEBEBE"/>
              <w:right w:val="single" w:sz="4" w:space="0" w:color="BEBEBE"/>
            </w:tcBorders>
            <w:shd w:val="clear" w:color="auto" w:fill="auto"/>
          </w:tcPr>
          <w:p w14:paraId="7B05483D" w14:textId="77777777" w:rsidR="00666956" w:rsidRPr="00AD2D56" w:rsidRDefault="00F957A5" w:rsidP="00057158">
            <w:pPr>
              <w:autoSpaceDE w:val="0"/>
              <w:spacing w:line="256" w:lineRule="auto"/>
              <w:jc w:val="both"/>
              <w:rPr>
                <w:rFonts w:ascii="Arial" w:eastAsia="Calibri" w:hAnsi="Arial" w:cs="Arial"/>
                <w:b/>
                <w:bCs/>
                <w:sz w:val="22"/>
                <w:szCs w:val="22"/>
              </w:rPr>
            </w:pPr>
            <w:r w:rsidRPr="00AD2D56">
              <w:rPr>
                <w:rFonts w:ascii="Arial" w:eastAsia="Calibri" w:hAnsi="Arial" w:cs="Arial"/>
                <w:b/>
                <w:bCs/>
                <w:sz w:val="22"/>
                <w:szCs w:val="22"/>
                <w:lang w:val="en-US" w:eastAsia="zh-CN" w:bidi="ar"/>
              </w:rPr>
              <w:t>Provider Name</w:t>
            </w:r>
          </w:p>
        </w:tc>
        <w:tc>
          <w:tcPr>
            <w:tcW w:w="1701" w:type="dxa"/>
            <w:tcBorders>
              <w:top w:val="single" w:sz="4" w:space="0" w:color="BEBEBE"/>
              <w:left w:val="single" w:sz="4" w:space="0" w:color="BEBEBE"/>
              <w:bottom w:val="single" w:sz="4" w:space="0" w:color="BEBEBE"/>
              <w:right w:val="single" w:sz="4" w:space="0" w:color="BEBEBE"/>
            </w:tcBorders>
            <w:shd w:val="clear" w:color="auto" w:fill="auto"/>
          </w:tcPr>
          <w:p w14:paraId="14B15462" w14:textId="77777777" w:rsidR="00666956" w:rsidRPr="00AD2D56" w:rsidRDefault="00F957A5" w:rsidP="00057158">
            <w:pPr>
              <w:autoSpaceDE w:val="0"/>
              <w:spacing w:line="256" w:lineRule="auto"/>
              <w:jc w:val="both"/>
              <w:rPr>
                <w:rFonts w:ascii="Arial" w:eastAsia="Calibri" w:hAnsi="Arial" w:cs="Arial"/>
                <w:b/>
                <w:bCs/>
                <w:sz w:val="22"/>
                <w:szCs w:val="22"/>
              </w:rPr>
            </w:pPr>
            <w:r w:rsidRPr="00AD2D56">
              <w:rPr>
                <w:rFonts w:ascii="Arial" w:eastAsia="Calibri" w:hAnsi="Arial" w:cs="Arial"/>
                <w:b/>
                <w:bCs/>
                <w:sz w:val="22"/>
                <w:szCs w:val="22"/>
                <w:lang w:val="en-US" w:eastAsia="zh-CN" w:bidi="ar"/>
              </w:rPr>
              <w:t>Date of Display</w:t>
            </w:r>
          </w:p>
        </w:tc>
      </w:tr>
      <w:tr w:rsidR="00377CA9" w:rsidRPr="00AD2D56" w14:paraId="4F5D192B" w14:textId="77777777">
        <w:tc>
          <w:tcPr>
            <w:tcW w:w="3415" w:type="dxa"/>
            <w:tcBorders>
              <w:top w:val="single" w:sz="4" w:space="0" w:color="BEBEBE"/>
              <w:left w:val="single" w:sz="4" w:space="0" w:color="BEBEBE"/>
              <w:bottom w:val="single" w:sz="4" w:space="0" w:color="BEBEBE"/>
              <w:right w:val="single" w:sz="4" w:space="0" w:color="BEBEBE"/>
            </w:tcBorders>
            <w:shd w:val="clear" w:color="auto" w:fill="auto"/>
          </w:tcPr>
          <w:p w14:paraId="5C3B6D31" w14:textId="1EE341D9"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 xml:space="preserve">Design and </w:t>
            </w:r>
            <w:r w:rsidR="2D451FB0" w:rsidRPr="00AD2D56">
              <w:rPr>
                <w:rFonts w:ascii="Arial" w:eastAsia="Calibri" w:hAnsi="Arial" w:cs="Arial"/>
                <w:sz w:val="22"/>
                <w:szCs w:val="22"/>
                <w:lang w:val="en-US" w:eastAsia="zh-CN" w:bidi="ar"/>
              </w:rPr>
              <w:t>build</w:t>
            </w:r>
            <w:r w:rsidRPr="00AD2D56">
              <w:rPr>
                <w:rFonts w:ascii="Arial" w:eastAsia="Calibri" w:hAnsi="Arial" w:cs="Arial"/>
                <w:sz w:val="22"/>
                <w:szCs w:val="22"/>
                <w:lang w:val="en-US" w:eastAsia="zh-CN" w:bidi="ar"/>
              </w:rPr>
              <w:t xml:space="preserve"> of Kisoro - </w:t>
            </w:r>
            <w:proofErr w:type="spellStart"/>
            <w:r w:rsidRPr="00AD2D56">
              <w:rPr>
                <w:rFonts w:ascii="Arial" w:eastAsia="Calibri" w:hAnsi="Arial" w:cs="Arial"/>
                <w:sz w:val="22"/>
                <w:szCs w:val="22"/>
                <w:lang w:val="en-US" w:eastAsia="zh-CN" w:bidi="ar"/>
              </w:rPr>
              <w:t>Rubuguri</w:t>
            </w:r>
            <w:proofErr w:type="spellEnd"/>
            <w:r w:rsidRPr="00AD2D56">
              <w:rPr>
                <w:rFonts w:ascii="Arial" w:eastAsia="Calibri" w:hAnsi="Arial" w:cs="Arial"/>
                <w:sz w:val="22"/>
                <w:szCs w:val="22"/>
                <w:lang w:val="en-US" w:eastAsia="zh-CN" w:bidi="ar"/>
              </w:rPr>
              <w:t xml:space="preserve"> - </w:t>
            </w:r>
            <w:proofErr w:type="spellStart"/>
            <w:r w:rsidRPr="00AD2D56">
              <w:rPr>
                <w:rFonts w:ascii="Arial" w:eastAsia="Calibri" w:hAnsi="Arial" w:cs="Arial"/>
                <w:sz w:val="22"/>
                <w:szCs w:val="22"/>
                <w:lang w:val="en-US" w:eastAsia="zh-CN" w:bidi="ar"/>
              </w:rPr>
              <w:t>Muko</w:t>
            </w:r>
            <w:proofErr w:type="spellEnd"/>
            <w:r w:rsidRPr="00AD2D56">
              <w:rPr>
                <w:rFonts w:ascii="Arial" w:eastAsia="Calibri" w:hAnsi="Arial" w:cs="Arial"/>
                <w:sz w:val="22"/>
                <w:szCs w:val="22"/>
                <w:lang w:val="en-US" w:eastAsia="zh-CN" w:bidi="ar"/>
              </w:rPr>
              <w:t>/</w:t>
            </w:r>
            <w:proofErr w:type="spellStart"/>
            <w:r w:rsidRPr="00AD2D56">
              <w:rPr>
                <w:rFonts w:ascii="Arial" w:eastAsia="Calibri" w:hAnsi="Arial" w:cs="Arial"/>
                <w:sz w:val="22"/>
                <w:szCs w:val="22"/>
                <w:lang w:val="en-US" w:eastAsia="zh-CN" w:bidi="ar"/>
              </w:rPr>
              <w:t>Nteko</w:t>
            </w:r>
            <w:proofErr w:type="spellEnd"/>
            <w:r w:rsidRPr="00AD2D56">
              <w:rPr>
                <w:rFonts w:ascii="Arial" w:eastAsia="Calibri" w:hAnsi="Arial" w:cs="Arial"/>
                <w:sz w:val="22"/>
                <w:szCs w:val="22"/>
                <w:lang w:val="en-US" w:eastAsia="zh-CN" w:bidi="ar"/>
              </w:rPr>
              <w:t xml:space="preserve"> Road Upgrading Project (72km)</w:t>
            </w:r>
          </w:p>
        </w:tc>
        <w:tc>
          <w:tcPr>
            <w:tcW w:w="1005" w:type="dxa"/>
            <w:tcBorders>
              <w:top w:val="single" w:sz="4" w:space="0" w:color="BEBEBE"/>
              <w:left w:val="single" w:sz="4" w:space="0" w:color="BEBEBE"/>
              <w:bottom w:val="single" w:sz="4" w:space="0" w:color="BEBEBE"/>
              <w:right w:val="single" w:sz="4" w:space="0" w:color="BEBEBE"/>
            </w:tcBorders>
            <w:shd w:val="clear" w:color="auto" w:fill="auto"/>
          </w:tcPr>
          <w:p w14:paraId="6ED8E71C"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UNRA</w:t>
            </w:r>
          </w:p>
        </w:tc>
        <w:tc>
          <w:tcPr>
            <w:tcW w:w="2050" w:type="dxa"/>
            <w:tcBorders>
              <w:top w:val="single" w:sz="4" w:space="0" w:color="BEBEBE"/>
              <w:left w:val="single" w:sz="4" w:space="0" w:color="BEBEBE"/>
              <w:bottom w:val="single" w:sz="4" w:space="0" w:color="BEBEBE"/>
              <w:right w:val="single" w:sz="4" w:space="0" w:color="BEBEBE"/>
            </w:tcBorders>
            <w:shd w:val="clear" w:color="auto" w:fill="auto"/>
          </w:tcPr>
          <w:p w14:paraId="1227161C"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508,383,133,900</w:t>
            </w:r>
          </w:p>
        </w:tc>
        <w:tc>
          <w:tcPr>
            <w:tcW w:w="2133" w:type="dxa"/>
            <w:tcBorders>
              <w:top w:val="single" w:sz="4" w:space="0" w:color="BEBEBE"/>
              <w:left w:val="single" w:sz="4" w:space="0" w:color="BEBEBE"/>
              <w:bottom w:val="single" w:sz="4" w:space="0" w:color="BEBEBE"/>
              <w:right w:val="single" w:sz="4" w:space="0" w:color="BEBEBE"/>
            </w:tcBorders>
            <w:shd w:val="clear" w:color="auto" w:fill="auto"/>
          </w:tcPr>
          <w:p w14:paraId="0087EA18"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581,269,182,208</w:t>
            </w:r>
          </w:p>
        </w:tc>
        <w:tc>
          <w:tcPr>
            <w:tcW w:w="1309" w:type="dxa"/>
            <w:tcBorders>
              <w:top w:val="single" w:sz="4" w:space="0" w:color="BEBEBE"/>
              <w:left w:val="single" w:sz="4" w:space="0" w:color="BEBEBE"/>
              <w:bottom w:val="single" w:sz="4" w:space="0" w:color="BEBEBE"/>
              <w:right w:val="single" w:sz="4" w:space="0" w:color="BEBEBE"/>
            </w:tcBorders>
            <w:shd w:val="clear" w:color="auto" w:fill="auto"/>
          </w:tcPr>
          <w:p w14:paraId="792C5DDA" w14:textId="77777777" w:rsidR="00666956" w:rsidRPr="00AD2D56" w:rsidRDefault="00F957A5" w:rsidP="00057158">
            <w:pPr>
              <w:spacing w:line="256" w:lineRule="auto"/>
              <w:jc w:val="both"/>
              <w:textAlignment w:val="bottom"/>
              <w:rPr>
                <w:rFonts w:ascii="Arial" w:eastAsia="Calibri" w:hAnsi="Arial" w:cs="Arial"/>
                <w:sz w:val="22"/>
                <w:szCs w:val="22"/>
              </w:rPr>
            </w:pPr>
            <w:r w:rsidRPr="00AD2D56">
              <w:rPr>
                <w:rFonts w:ascii="Arial" w:eastAsia="SimSun" w:hAnsi="Arial" w:cs="Arial"/>
                <w:kern w:val="0"/>
                <w:sz w:val="22"/>
                <w:szCs w:val="22"/>
                <w:lang w:val="en-US" w:eastAsia="zh-CN" w:bidi="ar"/>
              </w:rPr>
              <w:t>14%</w:t>
            </w:r>
          </w:p>
        </w:tc>
        <w:tc>
          <w:tcPr>
            <w:tcW w:w="2125" w:type="dxa"/>
            <w:tcBorders>
              <w:top w:val="single" w:sz="4" w:space="0" w:color="BEBEBE"/>
              <w:left w:val="single" w:sz="4" w:space="0" w:color="BEBEBE"/>
              <w:bottom w:val="single" w:sz="4" w:space="0" w:color="BEBEBE"/>
              <w:right w:val="single" w:sz="4" w:space="0" w:color="BEBEBE"/>
            </w:tcBorders>
            <w:shd w:val="clear" w:color="auto" w:fill="auto"/>
          </w:tcPr>
          <w:p w14:paraId="36196ACF" w14:textId="77777777" w:rsidR="00666956" w:rsidRPr="00AD2D56" w:rsidRDefault="00F957A5" w:rsidP="00057158">
            <w:pPr>
              <w:autoSpaceDE w:val="0"/>
              <w:spacing w:line="256" w:lineRule="auto"/>
              <w:jc w:val="both"/>
              <w:rPr>
                <w:rFonts w:ascii="Arial" w:eastAsia="Calibri" w:hAnsi="Arial" w:cs="Arial"/>
                <w:sz w:val="22"/>
                <w:szCs w:val="22"/>
              </w:rPr>
            </w:pPr>
            <w:proofErr w:type="spellStart"/>
            <w:r w:rsidRPr="00AD2D56">
              <w:rPr>
                <w:rFonts w:ascii="Arial" w:eastAsia="Calibri" w:hAnsi="Arial" w:cs="Arial"/>
                <w:sz w:val="22"/>
                <w:szCs w:val="22"/>
                <w:lang w:val="en-US" w:eastAsia="zh-CN" w:bidi="ar"/>
              </w:rPr>
              <w:t>Dott</w:t>
            </w:r>
            <w:proofErr w:type="spellEnd"/>
            <w:r w:rsidRPr="00AD2D56">
              <w:rPr>
                <w:rFonts w:ascii="Arial" w:eastAsia="Calibri" w:hAnsi="Arial" w:cs="Arial"/>
                <w:sz w:val="22"/>
                <w:szCs w:val="22"/>
                <w:lang w:val="en-US" w:eastAsia="zh-CN" w:bidi="ar"/>
              </w:rPr>
              <w:t xml:space="preserve"> Services Limited</w:t>
            </w:r>
          </w:p>
        </w:tc>
        <w:tc>
          <w:tcPr>
            <w:tcW w:w="1701" w:type="dxa"/>
            <w:tcBorders>
              <w:top w:val="single" w:sz="4" w:space="0" w:color="BEBEBE"/>
              <w:left w:val="single" w:sz="4" w:space="0" w:color="BEBEBE"/>
              <w:bottom w:val="single" w:sz="4" w:space="0" w:color="BEBEBE"/>
              <w:right w:val="single" w:sz="4" w:space="0" w:color="BEBEBE"/>
            </w:tcBorders>
            <w:shd w:val="clear" w:color="auto" w:fill="auto"/>
          </w:tcPr>
          <w:p w14:paraId="08235ABF"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2022-01-17</w:t>
            </w:r>
          </w:p>
        </w:tc>
      </w:tr>
      <w:tr w:rsidR="00377CA9" w:rsidRPr="00AD2D56" w14:paraId="0A6D7DA7" w14:textId="77777777">
        <w:tc>
          <w:tcPr>
            <w:tcW w:w="3415" w:type="dxa"/>
            <w:tcBorders>
              <w:top w:val="single" w:sz="4" w:space="0" w:color="BEBEBE"/>
              <w:left w:val="single" w:sz="4" w:space="0" w:color="BEBEBE"/>
              <w:bottom w:val="single" w:sz="4" w:space="0" w:color="BEBEBE"/>
              <w:right w:val="single" w:sz="4" w:space="0" w:color="BEBEBE"/>
            </w:tcBorders>
            <w:shd w:val="clear" w:color="auto" w:fill="auto"/>
          </w:tcPr>
          <w:p w14:paraId="419B60E9"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 xml:space="preserve">Civil works for Rehabilitation of Additional </w:t>
            </w:r>
            <w:proofErr w:type="spellStart"/>
            <w:r w:rsidRPr="00AD2D56">
              <w:rPr>
                <w:rFonts w:ascii="Arial" w:eastAsia="Calibri" w:hAnsi="Arial" w:cs="Arial"/>
                <w:sz w:val="22"/>
                <w:szCs w:val="22"/>
                <w:lang w:val="en-US" w:eastAsia="zh-CN" w:bidi="ar"/>
              </w:rPr>
              <w:t>Masaka</w:t>
            </w:r>
            <w:proofErr w:type="spellEnd"/>
            <w:r w:rsidRPr="00AD2D56">
              <w:rPr>
                <w:rFonts w:ascii="Arial" w:eastAsia="Calibri" w:hAnsi="Arial" w:cs="Arial"/>
                <w:sz w:val="22"/>
                <w:szCs w:val="22"/>
                <w:lang w:val="en-US" w:eastAsia="zh-CN" w:bidi="ar"/>
              </w:rPr>
              <w:t xml:space="preserve"> Town Roads (9.3Km)</w:t>
            </w:r>
          </w:p>
        </w:tc>
        <w:tc>
          <w:tcPr>
            <w:tcW w:w="1005" w:type="dxa"/>
            <w:tcBorders>
              <w:top w:val="single" w:sz="4" w:space="0" w:color="BEBEBE"/>
              <w:left w:val="single" w:sz="4" w:space="0" w:color="BEBEBE"/>
              <w:bottom w:val="single" w:sz="4" w:space="0" w:color="BEBEBE"/>
              <w:right w:val="single" w:sz="4" w:space="0" w:color="BEBEBE"/>
            </w:tcBorders>
            <w:shd w:val="clear" w:color="auto" w:fill="auto"/>
          </w:tcPr>
          <w:p w14:paraId="00E19FC4"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UNRA</w:t>
            </w:r>
          </w:p>
        </w:tc>
        <w:tc>
          <w:tcPr>
            <w:tcW w:w="2050" w:type="dxa"/>
            <w:tcBorders>
              <w:top w:val="single" w:sz="4" w:space="0" w:color="BEBEBE"/>
              <w:left w:val="single" w:sz="4" w:space="0" w:color="BEBEBE"/>
              <w:bottom w:val="single" w:sz="4" w:space="0" w:color="BEBEBE"/>
              <w:right w:val="single" w:sz="4" w:space="0" w:color="BEBEBE"/>
            </w:tcBorders>
            <w:shd w:val="clear" w:color="auto" w:fill="auto"/>
          </w:tcPr>
          <w:p w14:paraId="6ABAE2DD"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53,338,589,795</w:t>
            </w:r>
          </w:p>
        </w:tc>
        <w:tc>
          <w:tcPr>
            <w:tcW w:w="2133" w:type="dxa"/>
            <w:tcBorders>
              <w:top w:val="single" w:sz="4" w:space="0" w:color="BEBEBE"/>
              <w:left w:val="single" w:sz="4" w:space="0" w:color="BEBEBE"/>
              <w:bottom w:val="single" w:sz="4" w:space="0" w:color="BEBEBE"/>
              <w:right w:val="single" w:sz="4" w:space="0" w:color="BEBEBE"/>
            </w:tcBorders>
            <w:shd w:val="clear" w:color="auto" w:fill="auto"/>
          </w:tcPr>
          <w:p w14:paraId="1E9E2F20"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53,336,684,835</w:t>
            </w:r>
          </w:p>
        </w:tc>
        <w:tc>
          <w:tcPr>
            <w:tcW w:w="1309" w:type="dxa"/>
            <w:tcBorders>
              <w:top w:val="single" w:sz="4" w:space="0" w:color="BEBEBE"/>
              <w:left w:val="single" w:sz="4" w:space="0" w:color="BEBEBE"/>
              <w:bottom w:val="single" w:sz="4" w:space="0" w:color="BEBEBE"/>
              <w:right w:val="single" w:sz="4" w:space="0" w:color="BEBEBE"/>
            </w:tcBorders>
            <w:shd w:val="clear" w:color="auto" w:fill="auto"/>
          </w:tcPr>
          <w:p w14:paraId="3582A0B6" w14:textId="77777777" w:rsidR="00666956" w:rsidRPr="00AD2D56" w:rsidRDefault="00F957A5" w:rsidP="00057158">
            <w:pPr>
              <w:spacing w:line="256" w:lineRule="auto"/>
              <w:jc w:val="both"/>
              <w:textAlignment w:val="bottom"/>
              <w:rPr>
                <w:rFonts w:ascii="Arial" w:eastAsia="Calibri" w:hAnsi="Arial" w:cs="Arial"/>
                <w:sz w:val="22"/>
                <w:szCs w:val="22"/>
              </w:rPr>
            </w:pPr>
            <w:r w:rsidRPr="00AD2D56">
              <w:rPr>
                <w:rFonts w:ascii="Arial" w:eastAsia="SimSun" w:hAnsi="Arial" w:cs="Arial"/>
                <w:kern w:val="0"/>
                <w:sz w:val="22"/>
                <w:szCs w:val="22"/>
                <w:lang w:val="en-US" w:eastAsia="zh-CN" w:bidi="ar"/>
              </w:rPr>
              <w:t>0%</w:t>
            </w:r>
          </w:p>
        </w:tc>
        <w:tc>
          <w:tcPr>
            <w:tcW w:w="2125" w:type="dxa"/>
            <w:tcBorders>
              <w:top w:val="single" w:sz="4" w:space="0" w:color="BEBEBE"/>
              <w:left w:val="single" w:sz="4" w:space="0" w:color="BEBEBE"/>
              <w:bottom w:val="single" w:sz="4" w:space="0" w:color="BEBEBE"/>
              <w:right w:val="single" w:sz="4" w:space="0" w:color="BEBEBE"/>
            </w:tcBorders>
            <w:shd w:val="clear" w:color="auto" w:fill="auto"/>
          </w:tcPr>
          <w:p w14:paraId="6F5C47E5"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Chongqing International Construction Corporation (CICO)</w:t>
            </w:r>
          </w:p>
        </w:tc>
        <w:tc>
          <w:tcPr>
            <w:tcW w:w="1701" w:type="dxa"/>
            <w:tcBorders>
              <w:top w:val="single" w:sz="4" w:space="0" w:color="BEBEBE"/>
              <w:left w:val="single" w:sz="4" w:space="0" w:color="BEBEBE"/>
              <w:bottom w:val="single" w:sz="4" w:space="0" w:color="BEBEBE"/>
              <w:right w:val="single" w:sz="4" w:space="0" w:color="BEBEBE"/>
            </w:tcBorders>
            <w:shd w:val="clear" w:color="auto" w:fill="auto"/>
          </w:tcPr>
          <w:p w14:paraId="423F1DF8"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2021-11-19</w:t>
            </w:r>
          </w:p>
        </w:tc>
      </w:tr>
      <w:tr w:rsidR="00377CA9" w:rsidRPr="00AD2D56" w14:paraId="71E9EFF9" w14:textId="77777777">
        <w:tc>
          <w:tcPr>
            <w:tcW w:w="3415" w:type="dxa"/>
            <w:tcBorders>
              <w:top w:val="single" w:sz="4" w:space="0" w:color="BEBEBE"/>
              <w:left w:val="single" w:sz="4" w:space="0" w:color="BEBEBE"/>
              <w:bottom w:val="single" w:sz="4" w:space="0" w:color="BEBEBE"/>
              <w:right w:val="single" w:sz="4" w:space="0" w:color="BEBEBE"/>
            </w:tcBorders>
            <w:shd w:val="clear" w:color="auto" w:fill="auto"/>
          </w:tcPr>
          <w:p w14:paraId="257A18E1"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 xml:space="preserve">Civil works for the Upgrading of Tororo-Busia Road (29km) and </w:t>
            </w:r>
            <w:proofErr w:type="spellStart"/>
            <w:r w:rsidRPr="00AD2D56">
              <w:rPr>
                <w:rFonts w:ascii="Arial" w:eastAsia="Calibri" w:hAnsi="Arial" w:cs="Arial"/>
                <w:sz w:val="22"/>
                <w:szCs w:val="22"/>
                <w:lang w:val="en-US" w:eastAsia="zh-CN" w:bidi="ar"/>
              </w:rPr>
              <w:t>Muyuge</w:t>
            </w:r>
            <w:proofErr w:type="spellEnd"/>
            <w:r w:rsidRPr="00AD2D56">
              <w:rPr>
                <w:rFonts w:ascii="Arial" w:eastAsia="Calibri" w:hAnsi="Arial" w:cs="Arial"/>
                <w:sz w:val="22"/>
                <w:szCs w:val="22"/>
                <w:lang w:val="en-US" w:eastAsia="zh-CN" w:bidi="ar"/>
              </w:rPr>
              <w:t xml:space="preserve"> and Busia Town Roads (18Km)</w:t>
            </w:r>
          </w:p>
        </w:tc>
        <w:tc>
          <w:tcPr>
            <w:tcW w:w="1005" w:type="dxa"/>
            <w:tcBorders>
              <w:top w:val="single" w:sz="4" w:space="0" w:color="BEBEBE"/>
              <w:left w:val="single" w:sz="4" w:space="0" w:color="BEBEBE"/>
              <w:bottom w:val="single" w:sz="4" w:space="0" w:color="BEBEBE"/>
              <w:right w:val="single" w:sz="4" w:space="0" w:color="BEBEBE"/>
            </w:tcBorders>
            <w:shd w:val="clear" w:color="auto" w:fill="auto"/>
          </w:tcPr>
          <w:p w14:paraId="581945D4"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UNRA</w:t>
            </w:r>
          </w:p>
        </w:tc>
        <w:tc>
          <w:tcPr>
            <w:tcW w:w="2050" w:type="dxa"/>
            <w:tcBorders>
              <w:top w:val="single" w:sz="4" w:space="0" w:color="BEBEBE"/>
              <w:left w:val="single" w:sz="4" w:space="0" w:color="BEBEBE"/>
              <w:bottom w:val="single" w:sz="4" w:space="0" w:color="BEBEBE"/>
              <w:right w:val="single" w:sz="4" w:space="0" w:color="BEBEBE"/>
            </w:tcBorders>
            <w:shd w:val="clear" w:color="auto" w:fill="auto"/>
          </w:tcPr>
          <w:p w14:paraId="5C98CAE7"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140,739,369,888</w:t>
            </w:r>
          </w:p>
        </w:tc>
        <w:tc>
          <w:tcPr>
            <w:tcW w:w="2133" w:type="dxa"/>
            <w:tcBorders>
              <w:top w:val="single" w:sz="4" w:space="0" w:color="BEBEBE"/>
              <w:left w:val="single" w:sz="4" w:space="0" w:color="BEBEBE"/>
              <w:bottom w:val="single" w:sz="4" w:space="0" w:color="BEBEBE"/>
              <w:right w:val="single" w:sz="4" w:space="0" w:color="BEBEBE"/>
            </w:tcBorders>
            <w:shd w:val="clear" w:color="auto" w:fill="auto"/>
          </w:tcPr>
          <w:p w14:paraId="6CACE78B"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136,857,027,680</w:t>
            </w:r>
          </w:p>
        </w:tc>
        <w:tc>
          <w:tcPr>
            <w:tcW w:w="1309" w:type="dxa"/>
            <w:tcBorders>
              <w:top w:val="single" w:sz="4" w:space="0" w:color="BEBEBE"/>
              <w:left w:val="single" w:sz="4" w:space="0" w:color="BEBEBE"/>
              <w:bottom w:val="single" w:sz="4" w:space="0" w:color="BEBEBE"/>
              <w:right w:val="single" w:sz="4" w:space="0" w:color="BEBEBE"/>
            </w:tcBorders>
            <w:shd w:val="clear" w:color="auto" w:fill="auto"/>
          </w:tcPr>
          <w:p w14:paraId="403BA15A" w14:textId="77777777" w:rsidR="00666956" w:rsidRPr="00AD2D56" w:rsidRDefault="00F957A5" w:rsidP="00057158">
            <w:pPr>
              <w:spacing w:line="256" w:lineRule="auto"/>
              <w:jc w:val="both"/>
              <w:textAlignment w:val="bottom"/>
              <w:rPr>
                <w:rFonts w:ascii="Arial" w:eastAsia="Calibri" w:hAnsi="Arial" w:cs="Arial"/>
                <w:sz w:val="22"/>
                <w:szCs w:val="22"/>
              </w:rPr>
            </w:pPr>
            <w:r w:rsidRPr="00AD2D56">
              <w:rPr>
                <w:rFonts w:ascii="Arial" w:eastAsia="SimSun" w:hAnsi="Arial" w:cs="Arial"/>
                <w:kern w:val="0"/>
                <w:sz w:val="22"/>
                <w:szCs w:val="22"/>
                <w:lang w:val="en-US" w:eastAsia="zh-CN" w:bidi="ar"/>
              </w:rPr>
              <w:t>-3%</w:t>
            </w:r>
          </w:p>
        </w:tc>
        <w:tc>
          <w:tcPr>
            <w:tcW w:w="2125" w:type="dxa"/>
            <w:tcBorders>
              <w:top w:val="single" w:sz="4" w:space="0" w:color="BEBEBE"/>
              <w:left w:val="single" w:sz="4" w:space="0" w:color="BEBEBE"/>
              <w:bottom w:val="single" w:sz="4" w:space="0" w:color="BEBEBE"/>
              <w:right w:val="single" w:sz="4" w:space="0" w:color="BEBEBE"/>
            </w:tcBorders>
            <w:shd w:val="clear" w:color="auto" w:fill="auto"/>
          </w:tcPr>
          <w:p w14:paraId="4AA9DC13"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China Railway 18th Bureau Group Co. Ltd</w:t>
            </w:r>
          </w:p>
        </w:tc>
        <w:tc>
          <w:tcPr>
            <w:tcW w:w="1701" w:type="dxa"/>
            <w:tcBorders>
              <w:top w:val="single" w:sz="4" w:space="0" w:color="BEBEBE"/>
              <w:left w:val="single" w:sz="4" w:space="0" w:color="BEBEBE"/>
              <w:bottom w:val="single" w:sz="4" w:space="0" w:color="BEBEBE"/>
              <w:right w:val="single" w:sz="4" w:space="0" w:color="BEBEBE"/>
            </w:tcBorders>
            <w:shd w:val="clear" w:color="auto" w:fill="auto"/>
          </w:tcPr>
          <w:p w14:paraId="716CB1B2"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2021-09-15</w:t>
            </w:r>
          </w:p>
        </w:tc>
      </w:tr>
      <w:tr w:rsidR="00377CA9" w:rsidRPr="00AD2D56" w14:paraId="76BC7915" w14:textId="77777777">
        <w:tc>
          <w:tcPr>
            <w:tcW w:w="3415" w:type="dxa"/>
            <w:tcBorders>
              <w:top w:val="single" w:sz="4" w:space="0" w:color="BEBEBE"/>
              <w:left w:val="single" w:sz="4" w:space="0" w:color="BEBEBE"/>
              <w:bottom w:val="single" w:sz="4" w:space="0" w:color="BEBEBE"/>
              <w:right w:val="single" w:sz="4" w:space="0" w:color="BEBEBE"/>
            </w:tcBorders>
            <w:shd w:val="clear" w:color="auto" w:fill="auto"/>
          </w:tcPr>
          <w:p w14:paraId="36A81C78"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 xml:space="preserve">Emergency Reconstruction of Saka Swamp Crossing on the </w:t>
            </w:r>
            <w:proofErr w:type="spellStart"/>
            <w:r w:rsidRPr="00AD2D56">
              <w:rPr>
                <w:rFonts w:ascii="Arial" w:eastAsia="Calibri" w:hAnsi="Arial" w:cs="Arial"/>
                <w:sz w:val="22"/>
                <w:szCs w:val="22"/>
                <w:lang w:val="en-US" w:eastAsia="zh-CN" w:bidi="ar"/>
              </w:rPr>
              <w:t>Kaliro</w:t>
            </w:r>
            <w:proofErr w:type="spellEnd"/>
            <w:r w:rsidRPr="00AD2D56">
              <w:rPr>
                <w:rFonts w:ascii="Arial" w:eastAsia="Calibri" w:hAnsi="Arial" w:cs="Arial"/>
                <w:sz w:val="22"/>
                <w:szCs w:val="22"/>
                <w:lang w:val="en-US" w:eastAsia="zh-CN" w:bidi="ar"/>
              </w:rPr>
              <w:t xml:space="preserve"> - </w:t>
            </w:r>
            <w:proofErr w:type="spellStart"/>
            <w:r w:rsidRPr="00AD2D56">
              <w:rPr>
                <w:rFonts w:ascii="Arial" w:eastAsia="Calibri" w:hAnsi="Arial" w:cs="Arial"/>
                <w:sz w:val="22"/>
                <w:szCs w:val="22"/>
                <w:lang w:val="en-US" w:eastAsia="zh-CN" w:bidi="ar"/>
              </w:rPr>
              <w:t>Pallisa</w:t>
            </w:r>
            <w:proofErr w:type="spellEnd"/>
            <w:r w:rsidRPr="00AD2D56">
              <w:rPr>
                <w:rFonts w:ascii="Arial" w:eastAsia="Calibri" w:hAnsi="Arial" w:cs="Arial"/>
                <w:sz w:val="22"/>
                <w:szCs w:val="22"/>
                <w:lang w:val="en-US" w:eastAsia="zh-CN" w:bidi="ar"/>
              </w:rPr>
              <w:t xml:space="preserve"> National Road Network under Design and Build Scheme</w:t>
            </w:r>
          </w:p>
        </w:tc>
        <w:tc>
          <w:tcPr>
            <w:tcW w:w="1005" w:type="dxa"/>
            <w:tcBorders>
              <w:top w:val="single" w:sz="4" w:space="0" w:color="BEBEBE"/>
              <w:left w:val="single" w:sz="4" w:space="0" w:color="BEBEBE"/>
              <w:bottom w:val="single" w:sz="4" w:space="0" w:color="BEBEBE"/>
              <w:right w:val="single" w:sz="4" w:space="0" w:color="BEBEBE"/>
            </w:tcBorders>
            <w:shd w:val="clear" w:color="auto" w:fill="auto"/>
          </w:tcPr>
          <w:p w14:paraId="6A58E88E"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UNRA</w:t>
            </w:r>
          </w:p>
        </w:tc>
        <w:tc>
          <w:tcPr>
            <w:tcW w:w="2050" w:type="dxa"/>
            <w:tcBorders>
              <w:top w:val="single" w:sz="4" w:space="0" w:color="BEBEBE"/>
              <w:left w:val="single" w:sz="4" w:space="0" w:color="BEBEBE"/>
              <w:bottom w:val="single" w:sz="4" w:space="0" w:color="BEBEBE"/>
              <w:right w:val="single" w:sz="4" w:space="0" w:color="BEBEBE"/>
            </w:tcBorders>
            <w:shd w:val="clear" w:color="auto" w:fill="auto"/>
          </w:tcPr>
          <w:p w14:paraId="6FDE7BEE"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76,782,415,168</w:t>
            </w:r>
          </w:p>
        </w:tc>
        <w:tc>
          <w:tcPr>
            <w:tcW w:w="2133" w:type="dxa"/>
            <w:tcBorders>
              <w:top w:val="single" w:sz="4" w:space="0" w:color="BEBEBE"/>
              <w:left w:val="single" w:sz="4" w:space="0" w:color="BEBEBE"/>
              <w:bottom w:val="single" w:sz="4" w:space="0" w:color="BEBEBE"/>
              <w:right w:val="single" w:sz="4" w:space="0" w:color="BEBEBE"/>
            </w:tcBorders>
            <w:shd w:val="clear" w:color="auto" w:fill="auto"/>
          </w:tcPr>
          <w:p w14:paraId="45454C53"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76,500,755,047</w:t>
            </w:r>
          </w:p>
        </w:tc>
        <w:tc>
          <w:tcPr>
            <w:tcW w:w="1309" w:type="dxa"/>
            <w:tcBorders>
              <w:top w:val="single" w:sz="4" w:space="0" w:color="BEBEBE"/>
              <w:left w:val="single" w:sz="4" w:space="0" w:color="BEBEBE"/>
              <w:bottom w:val="single" w:sz="4" w:space="0" w:color="BEBEBE"/>
              <w:right w:val="single" w:sz="4" w:space="0" w:color="BEBEBE"/>
            </w:tcBorders>
            <w:shd w:val="clear" w:color="auto" w:fill="auto"/>
          </w:tcPr>
          <w:p w14:paraId="0E8DF787" w14:textId="77777777" w:rsidR="00666956" w:rsidRPr="00AD2D56" w:rsidRDefault="00F957A5" w:rsidP="00057158">
            <w:pPr>
              <w:spacing w:line="256" w:lineRule="auto"/>
              <w:jc w:val="both"/>
              <w:textAlignment w:val="bottom"/>
              <w:rPr>
                <w:rFonts w:ascii="Arial" w:eastAsia="Calibri" w:hAnsi="Arial" w:cs="Arial"/>
                <w:sz w:val="22"/>
                <w:szCs w:val="22"/>
              </w:rPr>
            </w:pPr>
            <w:r w:rsidRPr="00AD2D56">
              <w:rPr>
                <w:rFonts w:ascii="Arial" w:eastAsia="SimSun" w:hAnsi="Arial" w:cs="Arial"/>
                <w:kern w:val="0"/>
                <w:sz w:val="22"/>
                <w:szCs w:val="22"/>
                <w:lang w:val="en-US" w:eastAsia="zh-CN" w:bidi="ar"/>
              </w:rPr>
              <w:t>0%</w:t>
            </w:r>
          </w:p>
        </w:tc>
        <w:tc>
          <w:tcPr>
            <w:tcW w:w="2125" w:type="dxa"/>
            <w:tcBorders>
              <w:top w:val="single" w:sz="4" w:space="0" w:color="BEBEBE"/>
              <w:left w:val="single" w:sz="4" w:space="0" w:color="BEBEBE"/>
              <w:bottom w:val="single" w:sz="4" w:space="0" w:color="BEBEBE"/>
              <w:right w:val="single" w:sz="4" w:space="0" w:color="BEBEBE"/>
            </w:tcBorders>
            <w:shd w:val="clear" w:color="auto" w:fill="auto"/>
          </w:tcPr>
          <w:p w14:paraId="775DB4AE"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Arab Contractors (Osman Ahmed Osman &amp; Co.)</w:t>
            </w:r>
          </w:p>
        </w:tc>
        <w:tc>
          <w:tcPr>
            <w:tcW w:w="1701" w:type="dxa"/>
            <w:tcBorders>
              <w:top w:val="single" w:sz="4" w:space="0" w:color="BEBEBE"/>
              <w:left w:val="single" w:sz="4" w:space="0" w:color="BEBEBE"/>
              <w:bottom w:val="single" w:sz="4" w:space="0" w:color="BEBEBE"/>
              <w:right w:val="single" w:sz="4" w:space="0" w:color="BEBEBE"/>
            </w:tcBorders>
            <w:shd w:val="clear" w:color="auto" w:fill="auto"/>
          </w:tcPr>
          <w:p w14:paraId="60E971B8"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2022-04-06</w:t>
            </w:r>
          </w:p>
        </w:tc>
      </w:tr>
      <w:tr w:rsidR="00377CA9" w:rsidRPr="00AD2D56" w14:paraId="5D2EC519" w14:textId="77777777">
        <w:tc>
          <w:tcPr>
            <w:tcW w:w="3415" w:type="dxa"/>
            <w:tcBorders>
              <w:top w:val="single" w:sz="4" w:space="0" w:color="BEBEBE"/>
              <w:left w:val="single" w:sz="4" w:space="0" w:color="BEBEBE"/>
              <w:bottom w:val="single" w:sz="4" w:space="0" w:color="BEBEBE"/>
              <w:right w:val="single" w:sz="4" w:space="0" w:color="BEBEBE"/>
            </w:tcBorders>
            <w:shd w:val="clear" w:color="auto" w:fill="auto"/>
          </w:tcPr>
          <w:p w14:paraId="377E0148" w14:textId="0BD3B9D6"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Construction of Low</w:t>
            </w:r>
            <w:r w:rsidR="2D451FB0" w:rsidRPr="00AD2D56">
              <w:rPr>
                <w:rFonts w:ascii="Arial" w:eastAsia="Calibri" w:hAnsi="Arial" w:cs="Arial"/>
                <w:sz w:val="22"/>
                <w:szCs w:val="22"/>
                <w:lang w:val="en-US" w:eastAsia="zh-CN" w:bidi="ar"/>
              </w:rPr>
              <w:t>-</w:t>
            </w:r>
            <w:r w:rsidRPr="00AD2D56">
              <w:rPr>
                <w:rFonts w:ascii="Arial" w:eastAsia="Calibri" w:hAnsi="Arial" w:cs="Arial"/>
                <w:sz w:val="22"/>
                <w:szCs w:val="22"/>
                <w:lang w:val="en-US" w:eastAsia="zh-CN" w:bidi="ar"/>
              </w:rPr>
              <w:t>Cost Sealing of Selected Low Volume Roads</w:t>
            </w:r>
          </w:p>
        </w:tc>
        <w:tc>
          <w:tcPr>
            <w:tcW w:w="1005" w:type="dxa"/>
            <w:tcBorders>
              <w:top w:val="single" w:sz="4" w:space="0" w:color="BEBEBE"/>
              <w:left w:val="single" w:sz="4" w:space="0" w:color="BEBEBE"/>
              <w:bottom w:val="single" w:sz="4" w:space="0" w:color="BEBEBE"/>
              <w:right w:val="single" w:sz="4" w:space="0" w:color="BEBEBE"/>
            </w:tcBorders>
            <w:shd w:val="clear" w:color="auto" w:fill="auto"/>
          </w:tcPr>
          <w:p w14:paraId="7803FB26"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MOWT</w:t>
            </w:r>
          </w:p>
        </w:tc>
        <w:tc>
          <w:tcPr>
            <w:tcW w:w="2050" w:type="dxa"/>
            <w:tcBorders>
              <w:top w:val="single" w:sz="4" w:space="0" w:color="BEBEBE"/>
              <w:left w:val="single" w:sz="4" w:space="0" w:color="BEBEBE"/>
              <w:bottom w:val="single" w:sz="4" w:space="0" w:color="BEBEBE"/>
              <w:right w:val="single" w:sz="4" w:space="0" w:color="BEBEBE"/>
            </w:tcBorders>
            <w:shd w:val="clear" w:color="auto" w:fill="auto"/>
          </w:tcPr>
          <w:p w14:paraId="4BC6D265"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53,080,000,002</w:t>
            </w:r>
          </w:p>
        </w:tc>
        <w:tc>
          <w:tcPr>
            <w:tcW w:w="2133" w:type="dxa"/>
            <w:tcBorders>
              <w:top w:val="single" w:sz="4" w:space="0" w:color="BEBEBE"/>
              <w:left w:val="single" w:sz="4" w:space="0" w:color="BEBEBE"/>
              <w:bottom w:val="single" w:sz="4" w:space="0" w:color="BEBEBE"/>
              <w:right w:val="single" w:sz="4" w:space="0" w:color="BEBEBE"/>
            </w:tcBorders>
            <w:shd w:val="clear" w:color="auto" w:fill="auto"/>
          </w:tcPr>
          <w:p w14:paraId="2582549E"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9,157,645,089</w:t>
            </w:r>
          </w:p>
        </w:tc>
        <w:tc>
          <w:tcPr>
            <w:tcW w:w="1309" w:type="dxa"/>
            <w:tcBorders>
              <w:top w:val="single" w:sz="4" w:space="0" w:color="BEBEBE"/>
              <w:left w:val="single" w:sz="4" w:space="0" w:color="BEBEBE"/>
              <w:bottom w:val="single" w:sz="4" w:space="0" w:color="BEBEBE"/>
              <w:right w:val="single" w:sz="4" w:space="0" w:color="BEBEBE"/>
            </w:tcBorders>
            <w:shd w:val="clear" w:color="auto" w:fill="auto"/>
          </w:tcPr>
          <w:p w14:paraId="13F508C5" w14:textId="77777777" w:rsidR="00666956" w:rsidRPr="00AD2D56" w:rsidRDefault="00F957A5" w:rsidP="00057158">
            <w:pPr>
              <w:spacing w:line="256" w:lineRule="auto"/>
              <w:jc w:val="both"/>
              <w:textAlignment w:val="bottom"/>
              <w:rPr>
                <w:rFonts w:ascii="Arial" w:eastAsia="Calibri" w:hAnsi="Arial" w:cs="Arial"/>
                <w:sz w:val="22"/>
                <w:szCs w:val="22"/>
              </w:rPr>
            </w:pPr>
            <w:r w:rsidRPr="00AD2D56">
              <w:rPr>
                <w:rFonts w:ascii="Arial" w:eastAsia="SimSun" w:hAnsi="Arial" w:cs="Arial"/>
                <w:kern w:val="0"/>
                <w:sz w:val="22"/>
                <w:szCs w:val="22"/>
                <w:lang w:val="en-US" w:eastAsia="zh-CN" w:bidi="ar"/>
              </w:rPr>
              <w:t>-83%</w:t>
            </w:r>
          </w:p>
        </w:tc>
        <w:tc>
          <w:tcPr>
            <w:tcW w:w="2125" w:type="dxa"/>
            <w:tcBorders>
              <w:top w:val="single" w:sz="4" w:space="0" w:color="BEBEBE"/>
              <w:left w:val="single" w:sz="4" w:space="0" w:color="BEBEBE"/>
              <w:bottom w:val="single" w:sz="4" w:space="0" w:color="BEBEBE"/>
              <w:right w:val="single" w:sz="4" w:space="0" w:color="BEBEBE"/>
            </w:tcBorders>
            <w:shd w:val="clear" w:color="auto" w:fill="auto"/>
          </w:tcPr>
          <w:p w14:paraId="3A5E191A" w14:textId="77777777" w:rsidR="00666956" w:rsidRPr="00AD2D56" w:rsidRDefault="00F957A5" w:rsidP="00057158">
            <w:pPr>
              <w:autoSpaceDE w:val="0"/>
              <w:spacing w:line="256" w:lineRule="auto"/>
              <w:jc w:val="both"/>
              <w:rPr>
                <w:rFonts w:ascii="Arial" w:eastAsia="Calibri" w:hAnsi="Arial" w:cs="Arial"/>
                <w:sz w:val="22"/>
                <w:szCs w:val="22"/>
              </w:rPr>
            </w:pPr>
            <w:proofErr w:type="spellStart"/>
            <w:r w:rsidRPr="00AD2D56">
              <w:rPr>
                <w:rFonts w:ascii="Arial" w:eastAsia="Calibri" w:hAnsi="Arial" w:cs="Arial"/>
                <w:sz w:val="22"/>
                <w:szCs w:val="22"/>
                <w:lang w:val="en-US" w:eastAsia="zh-CN" w:bidi="ar"/>
              </w:rPr>
              <w:t>Empa</w:t>
            </w:r>
            <w:proofErr w:type="spellEnd"/>
            <w:r w:rsidRPr="00AD2D56">
              <w:rPr>
                <w:rFonts w:ascii="Arial" w:eastAsia="Calibri" w:hAnsi="Arial" w:cs="Arial"/>
                <w:sz w:val="22"/>
                <w:szCs w:val="22"/>
                <w:lang w:val="en-US" w:eastAsia="zh-CN" w:bidi="ar"/>
              </w:rPr>
              <w:t xml:space="preserve"> Associates Ltd</w:t>
            </w:r>
          </w:p>
        </w:tc>
        <w:tc>
          <w:tcPr>
            <w:tcW w:w="1701" w:type="dxa"/>
            <w:tcBorders>
              <w:top w:val="single" w:sz="4" w:space="0" w:color="BEBEBE"/>
              <w:left w:val="single" w:sz="4" w:space="0" w:color="BEBEBE"/>
              <w:bottom w:val="single" w:sz="4" w:space="0" w:color="BEBEBE"/>
              <w:right w:val="single" w:sz="4" w:space="0" w:color="BEBEBE"/>
            </w:tcBorders>
            <w:shd w:val="clear" w:color="auto" w:fill="auto"/>
          </w:tcPr>
          <w:p w14:paraId="46F5C260" w14:textId="77777777" w:rsidR="00666956" w:rsidRPr="00AD2D56" w:rsidRDefault="00F957A5" w:rsidP="00057158">
            <w:pPr>
              <w:autoSpaceDE w:val="0"/>
              <w:spacing w:line="256" w:lineRule="auto"/>
              <w:jc w:val="both"/>
              <w:rPr>
                <w:rFonts w:ascii="Arial" w:eastAsia="Calibri" w:hAnsi="Arial" w:cs="Arial"/>
                <w:sz w:val="22"/>
                <w:szCs w:val="22"/>
              </w:rPr>
            </w:pPr>
            <w:r w:rsidRPr="00AD2D56">
              <w:rPr>
                <w:rFonts w:ascii="Arial" w:eastAsia="Calibri" w:hAnsi="Arial" w:cs="Arial"/>
                <w:sz w:val="22"/>
                <w:szCs w:val="22"/>
                <w:lang w:val="en-US" w:eastAsia="zh-CN" w:bidi="ar"/>
              </w:rPr>
              <w:t>2022-04-11</w:t>
            </w:r>
          </w:p>
        </w:tc>
      </w:tr>
    </w:tbl>
    <w:p w14:paraId="664C4352" w14:textId="77777777" w:rsidR="00666956" w:rsidRPr="00AD2D56" w:rsidRDefault="00666956" w:rsidP="00057158">
      <w:pPr>
        <w:jc w:val="both"/>
        <w:rPr>
          <w:rFonts w:ascii="Arial" w:hAnsi="Arial" w:cs="Arial"/>
          <w:sz w:val="22"/>
          <w:szCs w:val="22"/>
          <w:lang w:val="en-US"/>
        </w:rPr>
      </w:pPr>
    </w:p>
    <w:p w14:paraId="3E75AE21" w14:textId="77777777" w:rsidR="00666956" w:rsidRDefault="00666956" w:rsidP="00057158">
      <w:pPr>
        <w:jc w:val="both"/>
        <w:rPr>
          <w:ins w:id="177" w:author="Cengkuru Michael" w:date="2023-06-27T09:02:00Z"/>
          <w:rFonts w:ascii="Arial" w:hAnsi="Arial" w:cs="Arial"/>
          <w:b/>
          <w:bCs/>
          <w:sz w:val="22"/>
          <w:szCs w:val="22"/>
          <w:lang w:val="en-US"/>
        </w:rPr>
      </w:pPr>
    </w:p>
    <w:p w14:paraId="16BF8891" w14:textId="55F82E0B" w:rsidR="001E5F5C" w:rsidRPr="00AD2D56" w:rsidRDefault="001E5F5C" w:rsidP="00057158">
      <w:pPr>
        <w:jc w:val="both"/>
        <w:rPr>
          <w:rFonts w:ascii="Arial" w:hAnsi="Arial" w:cs="Arial"/>
          <w:b/>
          <w:bCs/>
          <w:sz w:val="22"/>
          <w:szCs w:val="22"/>
          <w:lang w:val="en-US"/>
        </w:rPr>
        <w:sectPr w:rsidR="001E5F5C" w:rsidRPr="00AD2D56">
          <w:footerReference w:type="default" r:id="rId30"/>
          <w:pgSz w:w="16838" w:h="11906" w:orient="landscape"/>
          <w:pgMar w:top="1440" w:right="1440" w:bottom="1440" w:left="1440" w:header="708" w:footer="708" w:gutter="0"/>
          <w:cols w:space="708"/>
          <w:docGrid w:linePitch="360"/>
        </w:sectPr>
      </w:pPr>
      <w:ins w:id="178" w:author="Cengkuru Michael" w:date="2023-06-27T09:02:00Z">
        <w:r>
          <w:rPr>
            <w:rFonts w:ascii="Arial" w:hAnsi="Arial" w:cs="Arial"/>
            <w:b/>
            <w:bCs/>
            <w:noProof/>
            <w:sz w:val="22"/>
            <w:szCs w:val="22"/>
            <w:lang w:val="en-US"/>
            <w14:ligatures w14:val="none"/>
          </w:rPr>
          <w:lastRenderedPageBreak/>
          <w:drawing>
            <wp:inline distT="0" distB="0" distL="0" distR="0" wp14:anchorId="2D0B3670" wp14:editId="53EB175C">
              <wp:extent cx="7196455" cy="5731510"/>
              <wp:effectExtent l="0" t="0" r="4445" b="0"/>
              <wp:docPr id="1232203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03894" name="Picture 1232203894"/>
                      <pic:cNvPicPr/>
                    </pic:nvPicPr>
                    <pic:blipFill>
                      <a:blip r:embed="rId31">
                        <a:extLst>
                          <a:ext uri="{28A0092B-C50C-407E-A947-70E740481C1C}">
                            <a14:useLocalDpi xmlns:a14="http://schemas.microsoft.com/office/drawing/2010/main" val="0"/>
                          </a:ext>
                        </a:extLst>
                      </a:blip>
                      <a:stretch>
                        <a:fillRect/>
                      </a:stretch>
                    </pic:blipFill>
                    <pic:spPr>
                      <a:xfrm>
                        <a:off x="0" y="0"/>
                        <a:ext cx="7196455" cy="5731510"/>
                      </a:xfrm>
                      <a:prstGeom prst="rect">
                        <a:avLst/>
                      </a:prstGeom>
                    </pic:spPr>
                  </pic:pic>
                </a:graphicData>
              </a:graphic>
            </wp:inline>
          </w:drawing>
        </w:r>
      </w:ins>
    </w:p>
    <w:p w14:paraId="4CE6EC1B" w14:textId="32AA2CE8" w:rsidR="00666956" w:rsidRPr="00AD2D56" w:rsidRDefault="00F957A5" w:rsidP="00057158">
      <w:pPr>
        <w:spacing w:line="360" w:lineRule="auto"/>
        <w:jc w:val="both"/>
        <w:rPr>
          <w:rFonts w:ascii="Arial" w:eastAsia="SimSun" w:hAnsi="Arial" w:cs="Arial"/>
          <w:i/>
          <w:iCs/>
          <w:sz w:val="22"/>
          <w:szCs w:val="22"/>
          <w:lang w:val="en-US"/>
        </w:rPr>
      </w:pPr>
      <w:r w:rsidRPr="00AD2D56">
        <w:rPr>
          <w:rFonts w:ascii="Arial" w:eastAsia="SimSun" w:hAnsi="Arial" w:cs="Arial"/>
          <w:sz w:val="22"/>
          <w:szCs w:val="22"/>
          <w:lang w:val="en-US"/>
        </w:rPr>
        <w:lastRenderedPageBreak/>
        <w:t xml:space="preserve">A negative percentage variation suggests the award price was below the estimated market price. Per the PPDA guideline on Thresholds for procurement methods (Guideline 1/2014), an overestimated market price of a procurement would lead to adoption of a more competitive and </w:t>
      </w:r>
      <w:r w:rsidR="04AD0C9D" w:rsidRPr="00AD2D56">
        <w:rPr>
          <w:rFonts w:ascii="Arial" w:eastAsia="SimSun" w:hAnsi="Arial" w:cs="Arial"/>
          <w:sz w:val="22"/>
          <w:szCs w:val="22"/>
          <w:lang w:val="en-US"/>
        </w:rPr>
        <w:t>lengthy</w:t>
      </w:r>
      <w:r w:rsidRPr="00AD2D56">
        <w:rPr>
          <w:rFonts w:ascii="Arial" w:eastAsia="SimSun" w:hAnsi="Arial" w:cs="Arial"/>
          <w:sz w:val="22"/>
          <w:szCs w:val="22"/>
          <w:lang w:val="en-US"/>
        </w:rPr>
        <w:t xml:space="preserve"> procurement method. Thus, the higher the estimated cost of the procurement, the more open the procurement method. The PPDA </w:t>
      </w:r>
      <w:r w:rsidRPr="00AD2D56">
        <w:rPr>
          <w:rFonts w:ascii="Arial" w:eastAsia="SimSun" w:hAnsi="Arial" w:cs="Arial"/>
          <w:sz w:val="22"/>
          <w:szCs w:val="22"/>
        </w:rPr>
        <w:t xml:space="preserve">(Rules And Methods For Procurement </w:t>
      </w:r>
      <w:r w:rsidRPr="00AD2D56">
        <w:rPr>
          <w:rFonts w:ascii="Arial" w:eastAsia="SimSun" w:hAnsi="Arial" w:cs="Arial"/>
          <w:sz w:val="22"/>
          <w:szCs w:val="22"/>
          <w:lang w:val="en-US"/>
        </w:rPr>
        <w:t>o</w:t>
      </w:r>
      <w:r w:rsidRPr="00AD2D56">
        <w:rPr>
          <w:rFonts w:ascii="Arial" w:eastAsia="SimSun" w:hAnsi="Arial" w:cs="Arial"/>
          <w:sz w:val="22"/>
          <w:szCs w:val="22"/>
        </w:rPr>
        <w:t>f Supplies, Works And Non- Consultancy Services) Regulations, 2014</w:t>
      </w:r>
      <w:r w:rsidRPr="00AD2D56">
        <w:rPr>
          <w:rFonts w:ascii="Arial" w:eastAsia="SimSun" w:hAnsi="Arial" w:cs="Arial"/>
          <w:sz w:val="22"/>
          <w:szCs w:val="22"/>
          <w:lang w:val="en-US"/>
        </w:rPr>
        <w:t>, specifically Rules 3 and 4 provide thus:…</w:t>
      </w:r>
      <w:r w:rsidRPr="00AD2D56">
        <w:rPr>
          <w:rFonts w:ascii="Arial" w:eastAsia="SimSun" w:hAnsi="Arial" w:cs="Arial"/>
          <w:i/>
          <w:iCs/>
          <w:sz w:val="22"/>
          <w:szCs w:val="22"/>
        </w:rPr>
        <w:t>Where the price of the best evaluated bidder is higher than the market price established at the commencement of the procurement, the accounting officer shall re-assess the market price to ascertain that the market price is still valid. (4) Where the accounting officer ascertains that the market price established at the commencement of the procurement is still valid, the procurement shall be cancelled and re-tendered</w:t>
      </w:r>
      <w:r w:rsidR="5154DEB2" w:rsidRPr="00AD2D56">
        <w:rPr>
          <w:rFonts w:ascii="Arial" w:eastAsia="SimSun" w:hAnsi="Arial" w:cs="Arial"/>
          <w:i/>
          <w:iCs/>
          <w:sz w:val="22"/>
          <w:szCs w:val="22"/>
          <w:lang w:val="en-US"/>
        </w:rPr>
        <w:t>.”</w:t>
      </w:r>
      <w:r w:rsidRPr="00AD2D56">
        <w:rPr>
          <w:rFonts w:ascii="Arial" w:eastAsia="SimSun" w:hAnsi="Arial" w:cs="Arial"/>
          <w:i/>
          <w:iCs/>
          <w:sz w:val="22"/>
          <w:szCs w:val="22"/>
          <w:lang w:val="en-US"/>
        </w:rPr>
        <w:t xml:space="preserve">  </w:t>
      </w:r>
    </w:p>
    <w:p w14:paraId="51FCA1F2" w14:textId="77777777" w:rsidR="00666956" w:rsidRPr="00AD2D56" w:rsidRDefault="00666956" w:rsidP="00057158">
      <w:pPr>
        <w:jc w:val="both"/>
        <w:rPr>
          <w:rFonts w:ascii="Arial" w:eastAsia="SimSun" w:hAnsi="Arial" w:cs="Arial"/>
          <w:sz w:val="22"/>
          <w:szCs w:val="22"/>
          <w:lang w:val="en-US"/>
        </w:rPr>
      </w:pPr>
    </w:p>
    <w:p w14:paraId="63DDAE75" w14:textId="13937593" w:rsidR="00666956" w:rsidRPr="00AD2D56" w:rsidRDefault="00F957A5" w:rsidP="00057158">
      <w:pPr>
        <w:spacing w:line="360" w:lineRule="auto"/>
        <w:jc w:val="both"/>
        <w:rPr>
          <w:rFonts w:ascii="Arial" w:eastAsia="SimSun" w:hAnsi="Arial" w:cs="Arial"/>
          <w:sz w:val="22"/>
          <w:szCs w:val="22"/>
          <w:lang w:val="en-US"/>
        </w:rPr>
      </w:pPr>
      <w:r w:rsidRPr="00AD2D56">
        <w:rPr>
          <w:rFonts w:ascii="Arial" w:eastAsia="SimSun" w:hAnsi="Arial" w:cs="Arial"/>
          <w:sz w:val="22"/>
          <w:szCs w:val="22"/>
          <w:lang w:val="en-US"/>
        </w:rPr>
        <w:t xml:space="preserve">In Table 5, the Project to </w:t>
      </w:r>
      <w:r w:rsidRPr="00AD2D56">
        <w:rPr>
          <w:rFonts w:ascii="Arial" w:eastAsia="Calibri" w:hAnsi="Arial" w:cs="Arial"/>
          <w:sz w:val="22"/>
          <w:szCs w:val="22"/>
          <w:lang w:val="en-US" w:eastAsia="zh-CN" w:bidi="ar"/>
        </w:rPr>
        <w:t xml:space="preserve">Design and Build of Kisoro - </w:t>
      </w:r>
      <w:proofErr w:type="spellStart"/>
      <w:r w:rsidRPr="00AD2D56">
        <w:rPr>
          <w:rFonts w:ascii="Arial" w:eastAsia="Calibri" w:hAnsi="Arial" w:cs="Arial"/>
          <w:sz w:val="22"/>
          <w:szCs w:val="22"/>
          <w:lang w:val="en-US" w:eastAsia="zh-CN" w:bidi="ar"/>
        </w:rPr>
        <w:t>Rubuguri</w:t>
      </w:r>
      <w:proofErr w:type="spellEnd"/>
      <w:r w:rsidRPr="00AD2D56">
        <w:rPr>
          <w:rFonts w:ascii="Arial" w:eastAsia="Calibri" w:hAnsi="Arial" w:cs="Arial"/>
          <w:sz w:val="22"/>
          <w:szCs w:val="22"/>
          <w:lang w:val="en-US" w:eastAsia="zh-CN" w:bidi="ar"/>
        </w:rPr>
        <w:t xml:space="preserve"> - </w:t>
      </w:r>
      <w:proofErr w:type="spellStart"/>
      <w:r w:rsidRPr="00AD2D56">
        <w:rPr>
          <w:rFonts w:ascii="Arial" w:eastAsia="Calibri" w:hAnsi="Arial" w:cs="Arial"/>
          <w:sz w:val="22"/>
          <w:szCs w:val="22"/>
          <w:lang w:val="en-US" w:eastAsia="zh-CN" w:bidi="ar"/>
        </w:rPr>
        <w:t>Muko</w:t>
      </w:r>
      <w:proofErr w:type="spellEnd"/>
      <w:r w:rsidRPr="00AD2D56">
        <w:rPr>
          <w:rFonts w:ascii="Arial" w:eastAsia="Calibri" w:hAnsi="Arial" w:cs="Arial"/>
          <w:sz w:val="22"/>
          <w:szCs w:val="22"/>
          <w:lang w:val="en-US" w:eastAsia="zh-CN" w:bidi="ar"/>
        </w:rPr>
        <w:t>/</w:t>
      </w:r>
      <w:proofErr w:type="spellStart"/>
      <w:r w:rsidRPr="00AD2D56">
        <w:rPr>
          <w:rFonts w:ascii="Arial" w:eastAsia="Calibri" w:hAnsi="Arial" w:cs="Arial"/>
          <w:sz w:val="22"/>
          <w:szCs w:val="22"/>
          <w:lang w:val="en-US" w:eastAsia="zh-CN" w:bidi="ar"/>
        </w:rPr>
        <w:t>Nteko</w:t>
      </w:r>
      <w:proofErr w:type="spellEnd"/>
      <w:r w:rsidRPr="00AD2D56">
        <w:rPr>
          <w:rFonts w:ascii="Arial" w:eastAsia="Calibri" w:hAnsi="Arial" w:cs="Arial"/>
          <w:sz w:val="22"/>
          <w:szCs w:val="22"/>
          <w:lang w:val="en-US" w:eastAsia="zh-CN" w:bidi="ar"/>
        </w:rPr>
        <w:t xml:space="preserve"> Road Upgrading Project (72km) had a variation of 14% and </w:t>
      </w:r>
      <w:r w:rsidRPr="00AD2D56">
        <w:rPr>
          <w:rFonts w:ascii="Arial" w:eastAsia="Calibri" w:hAnsi="Arial" w:cs="Arial"/>
          <w:i/>
          <w:iCs/>
          <w:sz w:val="22"/>
          <w:szCs w:val="22"/>
          <w:lang w:val="en-US" w:eastAsia="zh-CN" w:bidi="ar"/>
        </w:rPr>
        <w:t xml:space="preserve">therefore required </w:t>
      </w:r>
      <w:r w:rsidRPr="00AD2D56">
        <w:rPr>
          <w:rFonts w:ascii="Arial" w:eastAsia="SimSun" w:hAnsi="Arial" w:cs="Arial"/>
          <w:sz w:val="22"/>
          <w:szCs w:val="22"/>
        </w:rPr>
        <w:t>re-assess</w:t>
      </w:r>
      <w:proofErr w:type="spellStart"/>
      <w:r w:rsidRPr="00AD2D56">
        <w:rPr>
          <w:rFonts w:ascii="Arial" w:eastAsia="SimSun" w:hAnsi="Arial" w:cs="Arial"/>
          <w:sz w:val="22"/>
          <w:szCs w:val="22"/>
          <w:lang w:val="en-US"/>
        </w:rPr>
        <w:t>ment</w:t>
      </w:r>
      <w:proofErr w:type="spellEnd"/>
      <w:r w:rsidRPr="00AD2D56">
        <w:rPr>
          <w:rFonts w:ascii="Arial" w:eastAsia="SimSun" w:hAnsi="Arial" w:cs="Arial"/>
          <w:sz w:val="22"/>
          <w:szCs w:val="22"/>
          <w:lang w:val="en-US"/>
        </w:rPr>
        <w:t xml:space="preserve"> of the </w:t>
      </w:r>
      <w:r w:rsidRPr="00AD2D56">
        <w:rPr>
          <w:rFonts w:ascii="Arial" w:eastAsia="SimSun" w:hAnsi="Arial" w:cs="Arial"/>
          <w:sz w:val="22"/>
          <w:szCs w:val="22"/>
        </w:rPr>
        <w:t>market price</w:t>
      </w:r>
      <w:r w:rsidRPr="00AD2D56">
        <w:rPr>
          <w:rFonts w:ascii="Arial" w:eastAsia="SimSun" w:hAnsi="Arial" w:cs="Arial"/>
          <w:sz w:val="22"/>
          <w:szCs w:val="22"/>
          <w:lang w:val="en-US"/>
        </w:rPr>
        <w:t xml:space="preserve"> for the project was conducted to ascertain</w:t>
      </w:r>
      <w:r w:rsidRPr="00AD2D56">
        <w:rPr>
          <w:rFonts w:ascii="Arial" w:eastAsia="SimSun" w:hAnsi="Arial" w:cs="Arial"/>
          <w:sz w:val="22"/>
          <w:szCs w:val="22"/>
        </w:rPr>
        <w:t xml:space="preserve"> </w:t>
      </w:r>
      <w:r w:rsidRPr="00AD2D56">
        <w:rPr>
          <w:rFonts w:ascii="Arial" w:eastAsia="SimSun" w:hAnsi="Arial" w:cs="Arial"/>
          <w:sz w:val="22"/>
          <w:szCs w:val="22"/>
          <w:lang w:val="en-US"/>
        </w:rPr>
        <w:t xml:space="preserve">the validity of the market price to warrant continuation of the procurement in line with Regulation 5(4). An award above market price undermines the basic principles of economy and value for money expected of any public procurement. </w:t>
      </w:r>
    </w:p>
    <w:p w14:paraId="4A7AADC6" w14:textId="77777777" w:rsidR="00666956" w:rsidRPr="00AD2D56" w:rsidRDefault="00F957A5" w:rsidP="00057158">
      <w:pPr>
        <w:pStyle w:val="Heading2"/>
        <w:jc w:val="both"/>
        <w:rPr>
          <w:rFonts w:cs="Arial"/>
          <w:b/>
          <w:color w:val="auto"/>
          <w:sz w:val="22"/>
          <w:szCs w:val="22"/>
          <w:lang w:val="en-US"/>
        </w:rPr>
      </w:pPr>
      <w:bookmarkStart w:id="179" w:name="_Toc24428"/>
      <w:bookmarkStart w:id="180" w:name="_Toc138691235"/>
      <w:r w:rsidRPr="00AD2D56">
        <w:rPr>
          <w:rFonts w:cs="Arial"/>
          <w:b/>
          <w:color w:val="auto"/>
          <w:sz w:val="22"/>
          <w:szCs w:val="22"/>
          <w:lang w:val="en-US"/>
        </w:rPr>
        <w:t>4.4</w:t>
      </w:r>
      <w:r w:rsidRPr="00AD2D56">
        <w:rPr>
          <w:rStyle w:val="Heading2Char"/>
          <w:rFonts w:cs="Arial"/>
          <w:b/>
          <w:color w:val="auto"/>
          <w:sz w:val="22"/>
          <w:szCs w:val="22"/>
          <w:lang w:val="en-US"/>
        </w:rPr>
        <w:t xml:space="preserve"> Integration of </w:t>
      </w:r>
      <w:r w:rsidRPr="00AD2D56">
        <w:rPr>
          <w:rFonts w:cs="Arial"/>
          <w:b/>
          <w:color w:val="auto"/>
          <w:sz w:val="22"/>
          <w:szCs w:val="22"/>
          <w:lang w:val="en-US"/>
        </w:rPr>
        <w:t>OC4IDS in EGP</w:t>
      </w:r>
      <w:bookmarkEnd w:id="179"/>
      <w:bookmarkEnd w:id="180"/>
    </w:p>
    <w:p w14:paraId="5F6954A7" w14:textId="77777777" w:rsidR="00666956" w:rsidRPr="00AD2D56" w:rsidRDefault="00666956" w:rsidP="00057158">
      <w:pPr>
        <w:spacing w:line="360" w:lineRule="auto"/>
        <w:jc w:val="both"/>
        <w:rPr>
          <w:rFonts w:ascii="Arial" w:hAnsi="Arial" w:cs="Arial"/>
          <w:sz w:val="22"/>
          <w:szCs w:val="22"/>
        </w:rPr>
      </w:pPr>
      <w:bookmarkStart w:id="181" w:name="_Toc326"/>
    </w:p>
    <w:p w14:paraId="66E16EB2" w14:textId="77777777" w:rsidR="00666956" w:rsidRPr="00AD2D56" w:rsidRDefault="00F957A5" w:rsidP="00057158">
      <w:pPr>
        <w:spacing w:line="360" w:lineRule="auto"/>
        <w:jc w:val="both"/>
        <w:rPr>
          <w:rFonts w:ascii="Arial" w:hAnsi="Arial" w:cs="Arial"/>
          <w:sz w:val="22"/>
          <w:szCs w:val="22"/>
        </w:rPr>
      </w:pPr>
      <w:r w:rsidRPr="00AD2D56">
        <w:rPr>
          <w:rFonts w:ascii="Arial" w:hAnsi="Arial" w:cs="Arial"/>
          <w:sz w:val="22"/>
          <w:szCs w:val="22"/>
        </w:rPr>
        <w:t>Electronic Government Procurement (E</w:t>
      </w:r>
      <w:r w:rsidRPr="00AD2D56">
        <w:rPr>
          <w:rFonts w:ascii="Arial" w:hAnsi="Arial" w:cs="Arial"/>
          <w:sz w:val="22"/>
          <w:szCs w:val="22"/>
          <w:lang w:val="en-US"/>
        </w:rPr>
        <w:t>GP</w:t>
      </w:r>
      <w:r w:rsidRPr="00AD2D56">
        <w:rPr>
          <w:rFonts w:ascii="Arial" w:hAnsi="Arial" w:cs="Arial"/>
          <w:sz w:val="22"/>
          <w:szCs w:val="22"/>
        </w:rPr>
        <w:t xml:space="preserve">) </w:t>
      </w:r>
      <w:r w:rsidRPr="00AD2D56">
        <w:rPr>
          <w:rFonts w:ascii="Arial" w:hAnsi="Arial" w:cs="Arial"/>
          <w:sz w:val="22"/>
          <w:szCs w:val="22"/>
          <w:lang w:val="en-US"/>
        </w:rPr>
        <w:t>is part of the r</w:t>
      </w:r>
      <w:r w:rsidRPr="00AD2D56">
        <w:rPr>
          <w:rFonts w:ascii="Arial" w:hAnsi="Arial" w:cs="Arial"/>
          <w:sz w:val="22"/>
          <w:szCs w:val="22"/>
        </w:rPr>
        <w:t>eforms to make the public procurement system more efficient and accountable</w:t>
      </w:r>
      <w:r w:rsidRPr="00AD2D56">
        <w:rPr>
          <w:rFonts w:ascii="Arial" w:hAnsi="Arial" w:cs="Arial"/>
          <w:sz w:val="22"/>
          <w:szCs w:val="22"/>
          <w:lang w:val="en-US"/>
        </w:rPr>
        <w:t>. The system seeks to fully a</w:t>
      </w:r>
      <w:r w:rsidRPr="00AD2D56">
        <w:rPr>
          <w:rFonts w:ascii="Arial" w:hAnsi="Arial" w:cs="Arial"/>
          <w:sz w:val="22"/>
          <w:szCs w:val="22"/>
        </w:rPr>
        <w:t xml:space="preserve">utomate the public procurement process and enables the interactions of </w:t>
      </w:r>
      <w:r w:rsidRPr="00AD2D56">
        <w:rPr>
          <w:rFonts w:ascii="Arial" w:hAnsi="Arial" w:cs="Arial"/>
          <w:sz w:val="22"/>
          <w:szCs w:val="22"/>
          <w:lang w:val="en-US"/>
        </w:rPr>
        <w:t>Government</w:t>
      </w:r>
      <w:r w:rsidRPr="00AD2D56">
        <w:rPr>
          <w:rFonts w:ascii="Arial" w:hAnsi="Arial" w:cs="Arial"/>
          <w:sz w:val="22"/>
          <w:szCs w:val="22"/>
        </w:rPr>
        <w:t xml:space="preserve"> to business services (G2B).</w:t>
      </w:r>
      <w:r w:rsidRPr="00AD2D56">
        <w:rPr>
          <w:rFonts w:ascii="Arial" w:hAnsi="Arial" w:cs="Arial"/>
          <w:sz w:val="22"/>
          <w:szCs w:val="22"/>
          <w:lang w:val="en-US"/>
        </w:rPr>
        <w:t xml:space="preserve"> </w:t>
      </w:r>
      <w:r w:rsidRPr="00AD2D56">
        <w:rPr>
          <w:rFonts w:ascii="Arial" w:hAnsi="Arial" w:cs="Arial"/>
          <w:sz w:val="22"/>
          <w:szCs w:val="22"/>
        </w:rPr>
        <w:t>By using the online system, the Government purchases goods, works, services and non-consultancy services to help Government to ensure efficiency of public procurement with the standardization of electronic documents, supplier registration, goods and services information and to streamline public procurement transactions for efficient government service delivery.</w:t>
      </w:r>
      <w:bookmarkEnd w:id="181"/>
    </w:p>
    <w:p w14:paraId="71608F4F" w14:textId="77777777" w:rsidR="00666956" w:rsidRPr="00AD2D56" w:rsidRDefault="00666956" w:rsidP="00057158">
      <w:pPr>
        <w:spacing w:line="360" w:lineRule="auto"/>
        <w:jc w:val="both"/>
        <w:rPr>
          <w:rFonts w:ascii="Arial" w:hAnsi="Arial" w:cs="Arial"/>
          <w:sz w:val="22"/>
          <w:szCs w:val="22"/>
        </w:rPr>
      </w:pPr>
    </w:p>
    <w:p w14:paraId="57FFD04C" w14:textId="77777777" w:rsidR="00DD67D8" w:rsidRPr="00AD2D56" w:rsidRDefault="00F957A5" w:rsidP="00DD67D8">
      <w:pPr>
        <w:spacing w:line="360" w:lineRule="auto"/>
        <w:jc w:val="both"/>
        <w:rPr>
          <w:rFonts w:ascii="Arial" w:hAnsi="Arial" w:cs="Arial"/>
          <w:sz w:val="22"/>
          <w:szCs w:val="22"/>
          <w:lang w:val="en-US"/>
        </w:rPr>
      </w:pPr>
      <w:r w:rsidRPr="00AD2D56">
        <w:rPr>
          <w:rFonts w:ascii="Arial" w:hAnsi="Arial" w:cs="Arial"/>
          <w:sz w:val="22"/>
          <w:szCs w:val="22"/>
        </w:rPr>
        <w:t xml:space="preserve">Upon full implementation, </w:t>
      </w:r>
      <w:r w:rsidRPr="00AD2D56">
        <w:rPr>
          <w:rFonts w:ascii="Arial" w:hAnsi="Arial" w:cs="Arial"/>
          <w:sz w:val="22"/>
          <w:szCs w:val="22"/>
          <w:lang w:val="en-US"/>
        </w:rPr>
        <w:t xml:space="preserve">EGP </w:t>
      </w:r>
      <w:r w:rsidRPr="00AD2D56">
        <w:rPr>
          <w:rFonts w:ascii="Arial" w:hAnsi="Arial" w:cs="Arial"/>
          <w:sz w:val="22"/>
          <w:szCs w:val="22"/>
        </w:rPr>
        <w:t xml:space="preserve">will </w:t>
      </w:r>
      <w:r w:rsidRPr="00AD2D56">
        <w:rPr>
          <w:rFonts w:ascii="Arial" w:hAnsi="Arial" w:cs="Arial"/>
          <w:sz w:val="22"/>
          <w:szCs w:val="22"/>
          <w:lang w:val="en-US"/>
        </w:rPr>
        <w:t xml:space="preserve">offer  </w:t>
      </w:r>
      <w:r w:rsidRPr="00AD2D56">
        <w:rPr>
          <w:rFonts w:ascii="Arial" w:hAnsi="Arial" w:cs="Arial"/>
          <w:sz w:val="22"/>
          <w:szCs w:val="22"/>
        </w:rPr>
        <w:t xml:space="preserve">providers with increased access to </w:t>
      </w:r>
      <w:r w:rsidRPr="00AD2D56">
        <w:rPr>
          <w:rFonts w:ascii="Arial" w:hAnsi="Arial" w:cs="Arial"/>
          <w:sz w:val="22"/>
          <w:szCs w:val="22"/>
          <w:lang w:val="en-GB" w:eastAsia="zh-CN"/>
        </w:rPr>
        <w:t>business opportunities</w:t>
      </w:r>
      <w:r w:rsidRPr="00AD2D56">
        <w:rPr>
          <w:rFonts w:ascii="Arial" w:hAnsi="Arial" w:cs="Arial"/>
          <w:sz w:val="22"/>
          <w:szCs w:val="22"/>
        </w:rPr>
        <w:t xml:space="preserve"> without additional marketing efforts and a faster and more efficient method for quoting and increased order accuracy through receipt of electronic orders.</w:t>
      </w:r>
      <w:r w:rsidRPr="00AD2D56">
        <w:rPr>
          <w:rFonts w:ascii="Arial" w:hAnsi="Arial" w:cs="Arial"/>
          <w:sz w:val="22"/>
          <w:szCs w:val="22"/>
          <w:lang w:val="en-US"/>
        </w:rPr>
        <w:t xml:space="preserve"> To-date, the Ministry of Finance, Planning and Economic Development (MOFPED), through the Department of Procurement Policy Management are in the process of integrating the </w:t>
      </w:r>
      <w:r w:rsidRPr="00AD2D56">
        <w:rPr>
          <w:rFonts w:ascii="Arial" w:hAnsi="Arial" w:cs="Arial"/>
          <w:sz w:val="22"/>
          <w:szCs w:val="22"/>
        </w:rPr>
        <w:t>Open Contracting for Infrastructure Data Standards (OC4IDS) </w:t>
      </w:r>
      <w:r w:rsidRPr="00AD2D56">
        <w:rPr>
          <w:rFonts w:ascii="Arial" w:hAnsi="Arial" w:cs="Arial"/>
          <w:sz w:val="22"/>
          <w:szCs w:val="22"/>
          <w:lang w:val="en-US"/>
        </w:rPr>
        <w:t>in EGP. Upon integration, EGP will p</w:t>
      </w:r>
      <w:r w:rsidRPr="00AD2D56">
        <w:rPr>
          <w:rFonts w:ascii="Arial" w:hAnsi="Arial" w:cs="Arial"/>
          <w:sz w:val="22"/>
          <w:szCs w:val="22"/>
        </w:rPr>
        <w:t>ublish standardized data on infrastructure projects and contracts using the CoST Infrastructure Data Standards (IDS</w:t>
      </w:r>
      <w:r w:rsidRPr="00AD2D56">
        <w:rPr>
          <w:rFonts w:ascii="Arial" w:hAnsi="Arial" w:cs="Arial"/>
          <w:sz w:val="22"/>
          <w:szCs w:val="22"/>
          <w:lang w:val="en-US"/>
        </w:rPr>
        <w:t>).</w:t>
      </w:r>
      <w:r w:rsidRPr="00AD2D56">
        <w:rPr>
          <w:rFonts w:ascii="Arial" w:hAnsi="Arial" w:cs="Arial"/>
          <w:sz w:val="22"/>
          <w:szCs w:val="22"/>
        </w:rPr>
        <w:t xml:space="preserve"> and </w:t>
      </w:r>
      <w:r w:rsidRPr="00AD2D56">
        <w:rPr>
          <w:rFonts w:ascii="Arial" w:hAnsi="Arial" w:cs="Arial"/>
          <w:sz w:val="22"/>
          <w:szCs w:val="22"/>
          <w:lang w:val="en-US"/>
        </w:rPr>
        <w:t xml:space="preserve">the </w:t>
      </w:r>
      <w:r w:rsidRPr="00AD2D56">
        <w:rPr>
          <w:rFonts w:ascii="Arial" w:hAnsi="Arial" w:cs="Arial"/>
          <w:sz w:val="22"/>
          <w:szCs w:val="22"/>
        </w:rPr>
        <w:t>Open Contracting Data Standard (OCDS)</w:t>
      </w:r>
      <w:r w:rsidRPr="00AD2D56">
        <w:rPr>
          <w:rFonts w:ascii="Arial" w:hAnsi="Arial" w:cs="Arial"/>
          <w:sz w:val="22"/>
          <w:szCs w:val="22"/>
          <w:lang w:val="en-US"/>
        </w:rPr>
        <w:t xml:space="preserve">. </w:t>
      </w:r>
      <w:r w:rsidRPr="00AD2D56">
        <w:rPr>
          <w:rFonts w:ascii="Arial" w:hAnsi="Arial" w:cs="Arial"/>
          <w:sz w:val="22"/>
          <w:szCs w:val="22"/>
          <w:lang w:val="en-US"/>
        </w:rPr>
        <w:lastRenderedPageBreak/>
        <w:t xml:space="preserve">OCDS is </w:t>
      </w:r>
      <w:r w:rsidRPr="00AD2D56">
        <w:rPr>
          <w:rFonts w:ascii="Arial" w:hAnsi="Arial" w:cs="Arial"/>
          <w:sz w:val="22"/>
          <w:szCs w:val="22"/>
        </w:rPr>
        <w:t>is a free, non-proprietary open data standard for public contracting, implemented by over 30 governments around the world. It describes how to publish data and documents about contracting processes for goods, works and services</w:t>
      </w:r>
      <w:r w:rsidRPr="00AD2D56">
        <w:rPr>
          <w:rFonts w:ascii="Arial" w:hAnsi="Arial" w:cs="Arial"/>
          <w:sz w:val="22"/>
          <w:szCs w:val="22"/>
          <w:lang w:val="en-US"/>
        </w:rPr>
        <w:t>.</w:t>
      </w:r>
    </w:p>
    <w:p w14:paraId="30CC01CB" w14:textId="77777777" w:rsidR="00DD67D8" w:rsidRPr="00AD2D56" w:rsidRDefault="00DD67D8" w:rsidP="00DD67D8">
      <w:pPr>
        <w:spacing w:line="360" w:lineRule="auto"/>
        <w:jc w:val="both"/>
        <w:rPr>
          <w:rFonts w:ascii="Arial" w:hAnsi="Arial" w:cs="Arial"/>
          <w:sz w:val="22"/>
          <w:szCs w:val="22"/>
          <w:lang w:val="en-US"/>
        </w:rPr>
      </w:pPr>
    </w:p>
    <w:p w14:paraId="547CF4E2" w14:textId="0BE6D026" w:rsidR="00666956" w:rsidRPr="00AD2D56" w:rsidRDefault="00F957A5" w:rsidP="00DD67D8">
      <w:pPr>
        <w:spacing w:line="360" w:lineRule="auto"/>
        <w:jc w:val="both"/>
        <w:rPr>
          <w:rFonts w:ascii="Arial" w:hAnsi="Arial" w:cs="Arial"/>
          <w:sz w:val="22"/>
          <w:szCs w:val="22"/>
          <w:lang w:val="en-US"/>
        </w:rPr>
      </w:pPr>
      <w:r w:rsidRPr="00AD2D56">
        <w:rPr>
          <w:rFonts w:ascii="Arial" w:hAnsi="Arial" w:cs="Arial"/>
          <w:sz w:val="22"/>
          <w:szCs w:val="22"/>
          <w:lang w:val="en-US"/>
        </w:rPr>
        <w:t>O</w:t>
      </w:r>
      <w:r w:rsidRPr="00AD2D56">
        <w:rPr>
          <w:rFonts w:ascii="Arial" w:hAnsi="Arial" w:cs="Arial"/>
          <w:sz w:val="22"/>
          <w:szCs w:val="22"/>
        </w:rPr>
        <w:t>pen contracting is about publishing and using open, accessible, and timely information on government contracting to engage citizens and businesses in identifying and fixing problems.Importantly, open contracting consists of disclosure and engagement throughout the entire chain of procurement, including planning, tendering, awarding, and implementation.</w:t>
      </w:r>
      <w:r w:rsidRPr="00AD2D56">
        <w:rPr>
          <w:rFonts w:ascii="Arial" w:hAnsi="Arial" w:cs="Arial"/>
          <w:sz w:val="22"/>
          <w:szCs w:val="22"/>
          <w:lang w:val="en-US"/>
        </w:rPr>
        <w:t xml:space="preserve"> The Ministry of Finance, Planning and Economic Development working with Honeycomb Technologies Limited, the company contracted to develop, support</w:t>
      </w:r>
      <w:r w:rsidR="5154DEB2" w:rsidRPr="00AD2D56">
        <w:rPr>
          <w:rFonts w:ascii="Arial" w:hAnsi="Arial" w:cs="Arial"/>
          <w:sz w:val="22"/>
          <w:szCs w:val="22"/>
          <w:lang w:val="en-US"/>
        </w:rPr>
        <w:t>,</w:t>
      </w:r>
      <w:r w:rsidRPr="00AD2D56">
        <w:rPr>
          <w:rFonts w:ascii="Arial" w:hAnsi="Arial" w:cs="Arial"/>
          <w:sz w:val="22"/>
          <w:szCs w:val="22"/>
          <w:lang w:val="en-US"/>
        </w:rPr>
        <w:t xml:space="preserve"> and maintain the EGP system in Uganda are undertaking the integration process. Integrating OC4IDS in EGP is part of the </w:t>
      </w:r>
      <w:r w:rsidR="2D451FB0" w:rsidRPr="00AD2D56">
        <w:rPr>
          <w:rFonts w:ascii="Arial" w:hAnsi="Arial" w:cs="Arial"/>
          <w:sz w:val="22"/>
          <w:szCs w:val="22"/>
          <w:lang w:val="en-US"/>
        </w:rPr>
        <w:t>developer's</w:t>
      </w:r>
      <w:r w:rsidRPr="00AD2D56">
        <w:rPr>
          <w:rFonts w:ascii="Arial" w:hAnsi="Arial" w:cs="Arial"/>
          <w:sz w:val="22"/>
          <w:szCs w:val="22"/>
          <w:lang w:val="en-US"/>
        </w:rPr>
        <w:t xml:space="preserve"> milestone in the contract. However, the developer will embark on the integration process upon conclusion of the Business Process Re-engineering and the review of EGP regulatory framework. Once the integration is concluded, the public will be able to access the following data through the EGP </w:t>
      </w:r>
      <w:proofErr w:type="gramStart"/>
      <w:r w:rsidRPr="00AD2D56">
        <w:rPr>
          <w:rFonts w:ascii="Arial" w:hAnsi="Arial" w:cs="Arial"/>
          <w:sz w:val="22"/>
          <w:szCs w:val="22"/>
          <w:lang w:val="en-US"/>
        </w:rPr>
        <w:t>portal;</w:t>
      </w:r>
      <w:proofErr w:type="gramEnd"/>
      <w:r w:rsidRPr="00AD2D56">
        <w:rPr>
          <w:rFonts w:ascii="Arial" w:hAnsi="Arial" w:cs="Arial"/>
          <w:sz w:val="22"/>
          <w:szCs w:val="22"/>
          <w:lang w:val="en-US"/>
        </w:rPr>
        <w:t xml:space="preserve"> </w:t>
      </w:r>
    </w:p>
    <w:p w14:paraId="58CB6E86" w14:textId="77777777" w:rsidR="00666956" w:rsidRPr="00AD2D56" w:rsidRDefault="00666956" w:rsidP="00057158">
      <w:pPr>
        <w:jc w:val="both"/>
        <w:rPr>
          <w:rFonts w:ascii="Arial" w:hAnsi="Arial" w:cs="Arial"/>
          <w:b/>
          <w:bCs/>
          <w:sz w:val="22"/>
          <w:szCs w:val="22"/>
        </w:rPr>
      </w:pPr>
      <w:bookmarkStart w:id="182" w:name="_Toc3605"/>
    </w:p>
    <w:p w14:paraId="0F5BDE27" w14:textId="77777777" w:rsidR="00666956" w:rsidRPr="00AD2D56" w:rsidRDefault="00F957A5" w:rsidP="00057158">
      <w:pPr>
        <w:jc w:val="both"/>
        <w:rPr>
          <w:rFonts w:ascii="Arial" w:hAnsi="Arial" w:cs="Arial"/>
          <w:b/>
          <w:bCs/>
          <w:sz w:val="22"/>
          <w:szCs w:val="22"/>
        </w:rPr>
      </w:pPr>
      <w:bookmarkStart w:id="183" w:name="_Toc138691274"/>
      <w:r w:rsidRPr="00AD2D56">
        <w:rPr>
          <w:rFonts w:ascii="Arial" w:hAnsi="Arial" w:cs="Arial"/>
          <w:b/>
          <w:bCs/>
          <w:sz w:val="22"/>
          <w:szCs w:val="22"/>
        </w:rPr>
        <w:t xml:space="preserve">Table </w:t>
      </w:r>
      <w:r w:rsidRPr="00AD2D56">
        <w:rPr>
          <w:rFonts w:ascii="Arial" w:hAnsi="Arial" w:cs="Arial"/>
          <w:b/>
          <w:bCs/>
          <w:sz w:val="22"/>
          <w:szCs w:val="22"/>
        </w:rPr>
        <w:fldChar w:fldCharType="begin"/>
      </w:r>
      <w:r w:rsidRPr="00AD2D56">
        <w:rPr>
          <w:rFonts w:ascii="Arial" w:hAnsi="Arial" w:cs="Arial"/>
          <w:b/>
          <w:bCs/>
          <w:sz w:val="22"/>
          <w:szCs w:val="22"/>
        </w:rPr>
        <w:instrText xml:space="preserve"> SEQ Table \* ARABIC </w:instrText>
      </w:r>
      <w:r w:rsidRPr="00AD2D56">
        <w:rPr>
          <w:rFonts w:ascii="Arial" w:hAnsi="Arial" w:cs="Arial"/>
          <w:b/>
          <w:bCs/>
          <w:sz w:val="22"/>
          <w:szCs w:val="22"/>
        </w:rPr>
        <w:fldChar w:fldCharType="separate"/>
      </w:r>
      <w:r w:rsidRPr="00AD2D56">
        <w:rPr>
          <w:rFonts w:ascii="Arial" w:hAnsi="Arial" w:cs="Arial"/>
          <w:b/>
          <w:bCs/>
          <w:sz w:val="22"/>
          <w:szCs w:val="22"/>
        </w:rPr>
        <w:t>6</w:t>
      </w:r>
      <w:r w:rsidRPr="00AD2D56">
        <w:rPr>
          <w:rFonts w:ascii="Arial" w:hAnsi="Arial" w:cs="Arial"/>
          <w:b/>
          <w:bCs/>
          <w:sz w:val="22"/>
          <w:szCs w:val="22"/>
        </w:rPr>
        <w:fldChar w:fldCharType="end"/>
      </w:r>
      <w:r w:rsidRPr="00AD2D56">
        <w:rPr>
          <w:rFonts w:ascii="Arial" w:hAnsi="Arial" w:cs="Arial"/>
          <w:b/>
          <w:bCs/>
          <w:sz w:val="22"/>
          <w:szCs w:val="22"/>
          <w:lang w:val="en-US"/>
        </w:rPr>
        <w:t xml:space="preserve">: </w:t>
      </w:r>
      <w:r w:rsidRPr="00AD2D56">
        <w:rPr>
          <w:rFonts w:ascii="Arial" w:hAnsi="Arial" w:cs="Arial"/>
          <w:b/>
          <w:bCs/>
          <w:sz w:val="22"/>
          <w:szCs w:val="22"/>
          <w:lang w:eastAsia="zh-CN"/>
        </w:rPr>
        <w:t>OC</w:t>
      </w:r>
      <w:r w:rsidRPr="00AD2D56">
        <w:rPr>
          <w:rFonts w:ascii="Arial" w:hAnsi="Arial" w:cs="Arial"/>
          <w:b/>
          <w:bCs/>
          <w:sz w:val="22"/>
          <w:szCs w:val="22"/>
        </w:rPr>
        <w:t>4</w:t>
      </w:r>
      <w:r w:rsidRPr="00AD2D56">
        <w:rPr>
          <w:rFonts w:ascii="Arial" w:hAnsi="Arial" w:cs="Arial"/>
          <w:b/>
          <w:bCs/>
          <w:sz w:val="22"/>
          <w:szCs w:val="22"/>
          <w:lang w:val="en-GB"/>
        </w:rPr>
        <w:t>I</w:t>
      </w:r>
      <w:r w:rsidRPr="00AD2D56">
        <w:rPr>
          <w:rFonts w:ascii="Arial" w:hAnsi="Arial" w:cs="Arial"/>
          <w:b/>
          <w:bCs/>
          <w:sz w:val="22"/>
          <w:szCs w:val="22"/>
        </w:rPr>
        <w:t>DS Project Level information</w:t>
      </w:r>
      <w:bookmarkEnd w:id="182"/>
      <w:bookmarkEnd w:id="183"/>
    </w:p>
    <w:p w14:paraId="52663EFB" w14:textId="77777777" w:rsidR="00666956" w:rsidRPr="00AD2D56" w:rsidRDefault="00666956" w:rsidP="00057158">
      <w:pPr>
        <w:jc w:val="both"/>
        <w:rPr>
          <w:rFonts w:ascii="Arial" w:hAnsi="Arial" w:cs="Arial"/>
          <w:sz w:val="22"/>
          <w:szCs w:val="22"/>
          <w:lang w:val="en-US"/>
        </w:rPr>
      </w:pPr>
    </w:p>
    <w:tbl>
      <w:tblPr>
        <w:tblStyle w:val="TableGrid"/>
        <w:tblW w:w="0" w:type="auto"/>
        <w:tblLook w:val="04A0" w:firstRow="1" w:lastRow="0" w:firstColumn="1" w:lastColumn="0" w:noHBand="0" w:noVBand="1"/>
      </w:tblPr>
      <w:tblGrid>
        <w:gridCol w:w="1612"/>
        <w:gridCol w:w="2472"/>
        <w:gridCol w:w="2459"/>
        <w:gridCol w:w="2473"/>
      </w:tblGrid>
      <w:tr w:rsidR="00377CA9" w:rsidRPr="00AD2D56" w14:paraId="2CAD9C1B" w14:textId="77777777">
        <w:trPr>
          <w:trHeight w:val="577"/>
        </w:trPr>
        <w:tc>
          <w:tcPr>
            <w:tcW w:w="1630" w:type="dxa"/>
          </w:tcPr>
          <w:p w14:paraId="378B0198" w14:textId="77777777" w:rsidR="00666956" w:rsidRPr="00AD2D56" w:rsidRDefault="00F957A5" w:rsidP="00057158">
            <w:pPr>
              <w:jc w:val="both"/>
              <w:rPr>
                <w:rFonts w:ascii="Arial" w:hAnsi="Arial" w:cs="Arial"/>
                <w:sz w:val="22"/>
                <w:szCs w:val="22"/>
                <w:lang w:val="en-US"/>
              </w:rPr>
            </w:pPr>
            <w:bookmarkStart w:id="184" w:name="_Toc13510"/>
            <w:r w:rsidRPr="00AD2D56">
              <w:rPr>
                <w:rFonts w:ascii="Arial" w:hAnsi="Arial" w:cs="Arial"/>
                <w:sz w:val="22"/>
                <w:szCs w:val="22"/>
                <w:lang w:val="en-US"/>
              </w:rPr>
              <w:t>Category</w:t>
            </w:r>
            <w:bookmarkEnd w:id="184"/>
          </w:p>
        </w:tc>
        <w:tc>
          <w:tcPr>
            <w:tcW w:w="2538" w:type="dxa"/>
          </w:tcPr>
          <w:p w14:paraId="6AC8F8F6" w14:textId="77777777" w:rsidR="00666956" w:rsidRPr="00AD2D56" w:rsidRDefault="00666956" w:rsidP="00057158">
            <w:pPr>
              <w:jc w:val="both"/>
              <w:rPr>
                <w:rFonts w:ascii="Arial" w:hAnsi="Arial" w:cs="Arial"/>
                <w:sz w:val="22"/>
                <w:szCs w:val="22"/>
                <w:lang w:val="en-US"/>
              </w:rPr>
            </w:pPr>
          </w:p>
        </w:tc>
        <w:tc>
          <w:tcPr>
            <w:tcW w:w="2530" w:type="dxa"/>
          </w:tcPr>
          <w:p w14:paraId="3B03DFEA" w14:textId="77777777" w:rsidR="00666956" w:rsidRPr="00AD2D56" w:rsidRDefault="00666956" w:rsidP="00057158">
            <w:pPr>
              <w:jc w:val="both"/>
              <w:rPr>
                <w:rFonts w:ascii="Arial" w:hAnsi="Arial" w:cs="Arial"/>
                <w:sz w:val="22"/>
                <w:szCs w:val="22"/>
                <w:lang w:val="en-US"/>
              </w:rPr>
            </w:pPr>
          </w:p>
        </w:tc>
        <w:tc>
          <w:tcPr>
            <w:tcW w:w="2544" w:type="dxa"/>
          </w:tcPr>
          <w:p w14:paraId="1EB1F917" w14:textId="77777777" w:rsidR="00666956" w:rsidRPr="00AD2D56" w:rsidRDefault="00666956" w:rsidP="00057158">
            <w:pPr>
              <w:jc w:val="both"/>
              <w:rPr>
                <w:rFonts w:ascii="Arial" w:hAnsi="Arial" w:cs="Arial"/>
                <w:sz w:val="22"/>
                <w:szCs w:val="22"/>
                <w:lang w:val="en-US"/>
              </w:rPr>
            </w:pPr>
          </w:p>
        </w:tc>
      </w:tr>
      <w:tr w:rsidR="00377CA9" w:rsidRPr="00AD2D56" w14:paraId="5B588148" w14:textId="77777777">
        <w:tc>
          <w:tcPr>
            <w:tcW w:w="1630" w:type="dxa"/>
          </w:tcPr>
          <w:p w14:paraId="1B4A8CDB"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 xml:space="preserve">Budget data points </w:t>
            </w:r>
          </w:p>
        </w:tc>
        <w:tc>
          <w:tcPr>
            <w:tcW w:w="2538" w:type="dxa"/>
          </w:tcPr>
          <w:p w14:paraId="160A6742" w14:textId="77777777" w:rsidR="00666956" w:rsidRPr="00AD2D56" w:rsidRDefault="00F957A5" w:rsidP="00057158">
            <w:pPr>
              <w:jc w:val="both"/>
              <w:rPr>
                <w:rFonts w:ascii="Arial" w:hAnsi="Arial" w:cs="Arial"/>
                <w:sz w:val="22"/>
                <w:szCs w:val="22"/>
                <w:lang w:val="en-US"/>
              </w:rPr>
            </w:pPr>
            <w:bookmarkStart w:id="185" w:name="_Toc11465"/>
            <w:r w:rsidRPr="00AD2D56">
              <w:rPr>
                <w:rFonts w:ascii="Arial" w:hAnsi="Arial" w:cs="Arial"/>
                <w:sz w:val="22"/>
                <w:szCs w:val="22"/>
                <w:lang w:val="en-US"/>
              </w:rPr>
              <w:t>Amount</w:t>
            </w:r>
            <w:bookmarkEnd w:id="185"/>
          </w:p>
          <w:p w14:paraId="2827FD36" w14:textId="77777777" w:rsidR="00666956" w:rsidRPr="00AD2D56" w:rsidRDefault="00F957A5" w:rsidP="00057158">
            <w:pPr>
              <w:jc w:val="both"/>
              <w:rPr>
                <w:rFonts w:ascii="Arial" w:hAnsi="Arial" w:cs="Arial"/>
                <w:sz w:val="22"/>
                <w:szCs w:val="22"/>
                <w:lang w:val="en-US"/>
              </w:rPr>
            </w:pPr>
            <w:bookmarkStart w:id="186" w:name="_Toc17966"/>
            <w:r w:rsidRPr="00AD2D56">
              <w:rPr>
                <w:rFonts w:ascii="Arial" w:hAnsi="Arial" w:cs="Arial"/>
                <w:sz w:val="22"/>
                <w:szCs w:val="22"/>
                <w:lang w:val="en-US"/>
              </w:rPr>
              <w:t>currency</w:t>
            </w:r>
            <w:bookmarkEnd w:id="186"/>
          </w:p>
          <w:p w14:paraId="2129B6DE"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Request date</w:t>
            </w:r>
          </w:p>
          <w:p w14:paraId="5859299B"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Approval date</w:t>
            </w:r>
          </w:p>
          <w:p w14:paraId="6F9DF9AB"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Budget break down</w:t>
            </w:r>
          </w:p>
          <w:p w14:paraId="1A801793"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Description</w:t>
            </w:r>
          </w:p>
          <w:p w14:paraId="3F151F05"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Amount</w:t>
            </w:r>
          </w:p>
          <w:p w14:paraId="2853DAA2"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Currency</w:t>
            </w:r>
          </w:p>
          <w:p w14:paraId="33F74E32"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Period</w:t>
            </w:r>
          </w:p>
          <w:p w14:paraId="317FA9BC"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Source party name</w:t>
            </w:r>
          </w:p>
        </w:tc>
        <w:tc>
          <w:tcPr>
            <w:tcW w:w="2530" w:type="dxa"/>
          </w:tcPr>
          <w:p w14:paraId="099F5569"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Document data points</w:t>
            </w:r>
          </w:p>
        </w:tc>
        <w:tc>
          <w:tcPr>
            <w:tcW w:w="2544" w:type="dxa"/>
          </w:tcPr>
          <w:p w14:paraId="409C54E4"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Description</w:t>
            </w:r>
          </w:p>
          <w:p w14:paraId="48718E10"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Title</w:t>
            </w:r>
          </w:p>
          <w:p w14:paraId="4763D07B"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 xml:space="preserve">Date </w:t>
            </w:r>
            <w:proofErr w:type="gramStart"/>
            <w:r w:rsidRPr="00AD2D56">
              <w:rPr>
                <w:rFonts w:ascii="Arial" w:hAnsi="Arial" w:cs="Arial"/>
                <w:sz w:val="22"/>
                <w:szCs w:val="22"/>
                <w:lang w:val="en-US"/>
              </w:rPr>
              <w:t>published</w:t>
            </w:r>
            <w:proofErr w:type="gramEnd"/>
          </w:p>
          <w:p w14:paraId="5B41E243"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 xml:space="preserve">Date </w:t>
            </w:r>
            <w:proofErr w:type="gramStart"/>
            <w:r w:rsidRPr="00AD2D56">
              <w:rPr>
                <w:rFonts w:ascii="Arial" w:hAnsi="Arial" w:cs="Arial"/>
                <w:sz w:val="22"/>
                <w:szCs w:val="22"/>
                <w:lang w:val="en-US"/>
              </w:rPr>
              <w:t>modified</w:t>
            </w:r>
            <w:proofErr w:type="gramEnd"/>
          </w:p>
          <w:p w14:paraId="09920D8B"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Page start</w:t>
            </w:r>
          </w:p>
          <w:p w14:paraId="431E41DF"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Page end</w:t>
            </w:r>
          </w:p>
          <w:p w14:paraId="7AD1E093"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Access details</w:t>
            </w:r>
          </w:p>
          <w:p w14:paraId="60A15C10"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Author</w:t>
            </w:r>
          </w:p>
          <w:p w14:paraId="2955CAF9"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Document type</w:t>
            </w:r>
          </w:p>
        </w:tc>
      </w:tr>
      <w:tr w:rsidR="00377CA9" w:rsidRPr="00AD2D56" w14:paraId="3DA732AA" w14:textId="77777777">
        <w:tc>
          <w:tcPr>
            <w:tcW w:w="1630" w:type="dxa"/>
          </w:tcPr>
          <w:p w14:paraId="6D64844A" w14:textId="77777777" w:rsidR="00666956" w:rsidRPr="00AD2D56" w:rsidRDefault="00F957A5" w:rsidP="00057158">
            <w:pPr>
              <w:jc w:val="both"/>
              <w:rPr>
                <w:rFonts w:ascii="Arial" w:hAnsi="Arial" w:cs="Arial"/>
                <w:sz w:val="22"/>
                <w:szCs w:val="22"/>
                <w:lang w:val="en-US"/>
              </w:rPr>
            </w:pPr>
            <w:bookmarkStart w:id="187" w:name="_Toc25761"/>
            <w:r w:rsidRPr="00AD2D56">
              <w:rPr>
                <w:rFonts w:ascii="Arial" w:hAnsi="Arial" w:cs="Arial"/>
                <w:sz w:val="22"/>
                <w:szCs w:val="22"/>
                <w:lang w:val="en-US"/>
              </w:rPr>
              <w:t>Location data points</w:t>
            </w:r>
            <w:bookmarkEnd w:id="187"/>
          </w:p>
        </w:tc>
        <w:tc>
          <w:tcPr>
            <w:tcW w:w="2538" w:type="dxa"/>
          </w:tcPr>
          <w:p w14:paraId="4434029E" w14:textId="77777777" w:rsidR="00666956" w:rsidRPr="00AD2D56" w:rsidRDefault="00F957A5" w:rsidP="00057158">
            <w:pPr>
              <w:jc w:val="both"/>
              <w:rPr>
                <w:rFonts w:ascii="Arial" w:hAnsi="Arial" w:cs="Arial"/>
                <w:sz w:val="22"/>
                <w:szCs w:val="22"/>
                <w:lang w:val="en-US"/>
              </w:rPr>
            </w:pPr>
            <w:bookmarkStart w:id="188" w:name="_Toc15503"/>
            <w:r w:rsidRPr="00AD2D56">
              <w:rPr>
                <w:rFonts w:ascii="Arial" w:hAnsi="Arial" w:cs="Arial"/>
                <w:sz w:val="22"/>
                <w:szCs w:val="22"/>
                <w:lang w:val="en-US"/>
              </w:rPr>
              <w:t>Description</w:t>
            </w:r>
            <w:bookmarkEnd w:id="188"/>
          </w:p>
          <w:p w14:paraId="1A554B48" w14:textId="77777777" w:rsidR="00666956" w:rsidRPr="00AD2D56" w:rsidRDefault="00F957A5" w:rsidP="00057158">
            <w:pPr>
              <w:jc w:val="both"/>
              <w:rPr>
                <w:rFonts w:ascii="Arial" w:hAnsi="Arial" w:cs="Arial"/>
                <w:sz w:val="22"/>
                <w:szCs w:val="22"/>
                <w:lang w:val="en-US"/>
              </w:rPr>
            </w:pPr>
            <w:bookmarkStart w:id="189" w:name="_Toc353"/>
            <w:r w:rsidRPr="00AD2D56">
              <w:rPr>
                <w:rFonts w:ascii="Arial" w:hAnsi="Arial" w:cs="Arial"/>
                <w:sz w:val="22"/>
                <w:szCs w:val="22"/>
                <w:lang w:val="en-US"/>
              </w:rPr>
              <w:t>Coordinates</w:t>
            </w:r>
            <w:bookmarkEnd w:id="189"/>
          </w:p>
          <w:p w14:paraId="5535C180" w14:textId="77777777" w:rsidR="00666956" w:rsidRPr="00AD2D56" w:rsidRDefault="00F957A5" w:rsidP="00057158">
            <w:pPr>
              <w:jc w:val="both"/>
              <w:rPr>
                <w:rFonts w:ascii="Arial" w:hAnsi="Arial" w:cs="Arial"/>
                <w:sz w:val="22"/>
                <w:szCs w:val="22"/>
                <w:lang w:val="en-US"/>
              </w:rPr>
            </w:pPr>
            <w:bookmarkStart w:id="190" w:name="_Toc22984"/>
            <w:r w:rsidRPr="00AD2D56">
              <w:rPr>
                <w:rFonts w:ascii="Arial" w:hAnsi="Arial" w:cs="Arial"/>
                <w:sz w:val="22"/>
                <w:szCs w:val="22"/>
                <w:lang w:val="en-US"/>
              </w:rPr>
              <w:t>Website</w:t>
            </w:r>
            <w:bookmarkEnd w:id="190"/>
          </w:p>
          <w:p w14:paraId="0A4D3C1F" w14:textId="77777777" w:rsidR="00666956" w:rsidRPr="00AD2D56" w:rsidRDefault="00F957A5" w:rsidP="00057158">
            <w:pPr>
              <w:jc w:val="both"/>
              <w:rPr>
                <w:rFonts w:ascii="Arial" w:hAnsi="Arial" w:cs="Arial"/>
                <w:sz w:val="22"/>
                <w:szCs w:val="22"/>
                <w:lang w:val="en-US"/>
              </w:rPr>
            </w:pPr>
            <w:bookmarkStart w:id="191" w:name="_Toc30186"/>
            <w:r w:rsidRPr="00AD2D56">
              <w:rPr>
                <w:rFonts w:ascii="Arial" w:hAnsi="Arial" w:cs="Arial"/>
                <w:sz w:val="22"/>
                <w:szCs w:val="22"/>
                <w:lang w:val="en-US"/>
              </w:rPr>
              <w:t>Address</w:t>
            </w:r>
            <w:bookmarkEnd w:id="191"/>
          </w:p>
        </w:tc>
        <w:tc>
          <w:tcPr>
            <w:tcW w:w="2530" w:type="dxa"/>
          </w:tcPr>
          <w:p w14:paraId="500824F6" w14:textId="77777777" w:rsidR="00666956" w:rsidRPr="00AD2D56" w:rsidRDefault="00F957A5" w:rsidP="00057158">
            <w:pPr>
              <w:jc w:val="both"/>
              <w:rPr>
                <w:rFonts w:ascii="Arial" w:hAnsi="Arial" w:cs="Arial"/>
                <w:sz w:val="22"/>
                <w:szCs w:val="22"/>
                <w:lang w:val="en-US"/>
              </w:rPr>
            </w:pPr>
            <w:bookmarkStart w:id="192" w:name="_Toc9136"/>
            <w:r w:rsidRPr="00AD2D56">
              <w:rPr>
                <w:rFonts w:ascii="Arial" w:hAnsi="Arial" w:cs="Arial"/>
                <w:sz w:val="22"/>
                <w:szCs w:val="22"/>
                <w:lang w:val="en-US"/>
              </w:rPr>
              <w:t>General information data points</w:t>
            </w:r>
            <w:bookmarkEnd w:id="192"/>
            <w:r w:rsidRPr="00AD2D56">
              <w:rPr>
                <w:rFonts w:ascii="Arial" w:hAnsi="Arial" w:cs="Arial"/>
                <w:sz w:val="22"/>
                <w:szCs w:val="22"/>
                <w:lang w:val="en-US"/>
              </w:rPr>
              <w:t xml:space="preserve"> </w:t>
            </w:r>
          </w:p>
        </w:tc>
        <w:tc>
          <w:tcPr>
            <w:tcW w:w="2544" w:type="dxa"/>
          </w:tcPr>
          <w:p w14:paraId="637ED7F1"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Title</w:t>
            </w:r>
          </w:p>
          <w:p w14:paraId="142F2BF1"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Description</w:t>
            </w:r>
          </w:p>
          <w:p w14:paraId="70B58BE6"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Status</w:t>
            </w:r>
          </w:p>
          <w:p w14:paraId="7FC4DE1A"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 xml:space="preserve">Start </w:t>
            </w:r>
            <w:proofErr w:type="gramStart"/>
            <w:r w:rsidRPr="00AD2D56">
              <w:rPr>
                <w:rFonts w:ascii="Arial" w:hAnsi="Arial" w:cs="Arial"/>
                <w:sz w:val="22"/>
                <w:szCs w:val="22"/>
                <w:lang w:val="en-US"/>
              </w:rPr>
              <w:t>date</w:t>
            </w:r>
            <w:proofErr w:type="gramEnd"/>
          </w:p>
          <w:p w14:paraId="3E898CB2"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End date</w:t>
            </w:r>
          </w:p>
          <w:p w14:paraId="3DE76F3E"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Sector</w:t>
            </w:r>
          </w:p>
          <w:p w14:paraId="72A36A8C"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Purpose</w:t>
            </w:r>
          </w:p>
          <w:p w14:paraId="023B7293"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Project type</w:t>
            </w:r>
          </w:p>
        </w:tc>
      </w:tr>
      <w:tr w:rsidR="00377CA9" w:rsidRPr="00AD2D56" w14:paraId="659754CA" w14:textId="77777777">
        <w:tc>
          <w:tcPr>
            <w:tcW w:w="1630" w:type="dxa"/>
          </w:tcPr>
          <w:p w14:paraId="524F859E" w14:textId="77777777" w:rsidR="00666956" w:rsidRPr="00AD2D56" w:rsidRDefault="00F957A5" w:rsidP="00057158">
            <w:pPr>
              <w:jc w:val="both"/>
              <w:rPr>
                <w:rFonts w:ascii="Arial" w:hAnsi="Arial" w:cs="Arial"/>
                <w:sz w:val="22"/>
                <w:szCs w:val="22"/>
                <w:lang w:val="en-US"/>
              </w:rPr>
            </w:pPr>
            <w:bookmarkStart w:id="193" w:name="_Toc32076"/>
            <w:r w:rsidRPr="00AD2D56">
              <w:rPr>
                <w:rFonts w:ascii="Arial" w:hAnsi="Arial" w:cs="Arial"/>
                <w:sz w:val="22"/>
                <w:szCs w:val="22"/>
                <w:lang w:val="en-US"/>
              </w:rPr>
              <w:t>Completion data details</w:t>
            </w:r>
            <w:bookmarkEnd w:id="193"/>
            <w:r w:rsidRPr="00AD2D56">
              <w:rPr>
                <w:rFonts w:ascii="Arial" w:hAnsi="Arial" w:cs="Arial"/>
                <w:sz w:val="22"/>
                <w:szCs w:val="22"/>
                <w:lang w:val="en-US"/>
              </w:rPr>
              <w:t xml:space="preserve">  </w:t>
            </w:r>
          </w:p>
        </w:tc>
        <w:tc>
          <w:tcPr>
            <w:tcW w:w="2538" w:type="dxa"/>
          </w:tcPr>
          <w:p w14:paraId="4FC5D16B" w14:textId="77777777" w:rsidR="00666956" w:rsidRPr="00AD2D56" w:rsidRDefault="00F957A5" w:rsidP="00057158">
            <w:pPr>
              <w:jc w:val="both"/>
              <w:rPr>
                <w:rFonts w:ascii="Arial" w:hAnsi="Arial" w:cs="Arial"/>
                <w:sz w:val="22"/>
                <w:szCs w:val="22"/>
                <w:lang w:val="en-US"/>
              </w:rPr>
            </w:pPr>
            <w:bookmarkStart w:id="194" w:name="_Toc19296"/>
            <w:r w:rsidRPr="00AD2D56">
              <w:rPr>
                <w:rFonts w:ascii="Arial" w:hAnsi="Arial" w:cs="Arial"/>
                <w:sz w:val="22"/>
                <w:szCs w:val="22"/>
                <w:lang w:val="en-US"/>
              </w:rPr>
              <w:t>End date</w:t>
            </w:r>
            <w:bookmarkEnd w:id="194"/>
          </w:p>
          <w:p w14:paraId="72FFD999"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End date details</w:t>
            </w:r>
          </w:p>
          <w:p w14:paraId="5C4BB9B7"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Final value</w:t>
            </w:r>
          </w:p>
          <w:p w14:paraId="60209A57"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Final value details</w:t>
            </w:r>
          </w:p>
          <w:p w14:paraId="5DCDD4EB"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 xml:space="preserve">Final scope details </w:t>
            </w:r>
          </w:p>
          <w:p w14:paraId="3C6E28FE" w14:textId="77777777" w:rsidR="00666956" w:rsidRPr="00AD2D56" w:rsidRDefault="00666956" w:rsidP="00057158">
            <w:pPr>
              <w:jc w:val="both"/>
              <w:rPr>
                <w:rFonts w:ascii="Arial" w:hAnsi="Arial" w:cs="Arial"/>
                <w:sz w:val="22"/>
                <w:szCs w:val="22"/>
                <w:lang w:val="en-US"/>
              </w:rPr>
            </w:pPr>
          </w:p>
        </w:tc>
        <w:tc>
          <w:tcPr>
            <w:tcW w:w="2530" w:type="dxa"/>
          </w:tcPr>
          <w:p w14:paraId="69276825" w14:textId="77777777" w:rsidR="00666956" w:rsidRPr="00AD2D56" w:rsidRDefault="00F957A5" w:rsidP="00057158">
            <w:pPr>
              <w:jc w:val="both"/>
              <w:rPr>
                <w:rFonts w:ascii="Arial" w:hAnsi="Arial" w:cs="Arial"/>
                <w:sz w:val="22"/>
                <w:szCs w:val="22"/>
                <w:lang w:val="en-US"/>
              </w:rPr>
            </w:pPr>
            <w:bookmarkStart w:id="195" w:name="_Toc1371"/>
            <w:r w:rsidRPr="00AD2D56">
              <w:rPr>
                <w:rFonts w:ascii="Arial" w:hAnsi="Arial" w:cs="Arial"/>
                <w:sz w:val="22"/>
                <w:szCs w:val="22"/>
                <w:lang w:val="en-US"/>
              </w:rPr>
              <w:t>Parties involved data points</w:t>
            </w:r>
            <w:bookmarkEnd w:id="195"/>
            <w:r w:rsidRPr="00AD2D56">
              <w:rPr>
                <w:rFonts w:ascii="Arial" w:hAnsi="Arial" w:cs="Arial"/>
                <w:sz w:val="22"/>
                <w:szCs w:val="22"/>
                <w:lang w:val="en-US"/>
              </w:rPr>
              <w:t xml:space="preserve"> </w:t>
            </w:r>
          </w:p>
        </w:tc>
        <w:tc>
          <w:tcPr>
            <w:tcW w:w="2544" w:type="dxa"/>
          </w:tcPr>
          <w:p w14:paraId="27D34569"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Name</w:t>
            </w:r>
          </w:p>
          <w:p w14:paraId="6F1A8B2F"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Address contact</w:t>
            </w:r>
          </w:p>
          <w:p w14:paraId="685A7332"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 xml:space="preserve">Contact </w:t>
            </w:r>
            <w:proofErr w:type="gramStart"/>
            <w:r w:rsidRPr="00AD2D56">
              <w:rPr>
                <w:rFonts w:ascii="Arial" w:hAnsi="Arial" w:cs="Arial"/>
                <w:sz w:val="22"/>
                <w:szCs w:val="22"/>
                <w:lang w:val="en-US"/>
              </w:rPr>
              <w:t>point</w:t>
            </w:r>
            <w:proofErr w:type="gramEnd"/>
          </w:p>
          <w:p w14:paraId="71023F5F"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Email</w:t>
            </w:r>
          </w:p>
          <w:p w14:paraId="7E46032A" w14:textId="77777777" w:rsidR="00666956" w:rsidRPr="00AD2D56" w:rsidRDefault="00F957A5" w:rsidP="00057158">
            <w:pPr>
              <w:jc w:val="both"/>
              <w:rPr>
                <w:rFonts w:ascii="Arial" w:hAnsi="Arial" w:cs="Arial"/>
                <w:sz w:val="22"/>
                <w:szCs w:val="22"/>
              </w:rPr>
            </w:pPr>
            <w:r w:rsidRPr="00AD2D56">
              <w:rPr>
                <w:rFonts w:ascii="Arial" w:hAnsi="Arial" w:cs="Arial"/>
                <w:sz w:val="22"/>
                <w:szCs w:val="22"/>
                <w:lang w:val="en-US"/>
              </w:rPr>
              <w:t>Telephone</w:t>
            </w:r>
          </w:p>
          <w:p w14:paraId="5EF4526D" w14:textId="77777777" w:rsidR="00666956" w:rsidRPr="00AD2D56" w:rsidRDefault="00F957A5" w:rsidP="00057158">
            <w:pPr>
              <w:jc w:val="both"/>
              <w:rPr>
                <w:rFonts w:ascii="Arial" w:hAnsi="Arial" w:cs="Arial"/>
                <w:sz w:val="22"/>
                <w:szCs w:val="22"/>
                <w:lang w:val="en-US"/>
              </w:rPr>
            </w:pPr>
            <w:proofErr w:type="spellStart"/>
            <w:r w:rsidRPr="00AD2D56">
              <w:rPr>
                <w:rFonts w:ascii="Arial" w:hAnsi="Arial" w:cs="Arial"/>
                <w:sz w:val="22"/>
                <w:szCs w:val="22"/>
                <w:lang w:val="en-US"/>
              </w:rPr>
              <w:t>Wibe</w:t>
            </w:r>
            <w:proofErr w:type="spellEnd"/>
            <w:r w:rsidRPr="00AD2D56">
              <w:rPr>
                <w:rFonts w:ascii="Arial" w:hAnsi="Arial" w:cs="Arial"/>
                <w:sz w:val="22"/>
                <w:szCs w:val="22"/>
                <w:lang w:val="en-US"/>
              </w:rPr>
              <w:t xml:space="preserve"> site</w:t>
            </w:r>
          </w:p>
          <w:p w14:paraId="5E0AF64A"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 xml:space="preserve">Role </w:t>
            </w:r>
          </w:p>
        </w:tc>
      </w:tr>
    </w:tbl>
    <w:p w14:paraId="799CB666" w14:textId="77777777" w:rsidR="00666956" w:rsidRPr="00AD2D56" w:rsidRDefault="00666956" w:rsidP="00057158">
      <w:pPr>
        <w:jc w:val="both"/>
        <w:rPr>
          <w:rFonts w:ascii="Arial" w:eastAsia="SimSun" w:hAnsi="Arial" w:cs="Arial"/>
          <w:sz w:val="22"/>
          <w:szCs w:val="22"/>
          <w:lang w:eastAsia="zh-CN"/>
        </w:rPr>
      </w:pPr>
    </w:p>
    <w:p w14:paraId="1D6DA73C" w14:textId="77777777" w:rsidR="00DD67D8" w:rsidRPr="00AD2D56" w:rsidRDefault="00DD67D8" w:rsidP="00057158">
      <w:pPr>
        <w:jc w:val="both"/>
        <w:rPr>
          <w:rFonts w:ascii="Arial" w:eastAsia="SimSun" w:hAnsi="Arial" w:cs="Arial"/>
          <w:sz w:val="22"/>
          <w:szCs w:val="22"/>
          <w:lang w:eastAsia="zh-CN"/>
        </w:rPr>
      </w:pPr>
    </w:p>
    <w:p w14:paraId="0C0E7246" w14:textId="77777777" w:rsidR="00666956" w:rsidRPr="00AD2D56" w:rsidRDefault="00F957A5" w:rsidP="00057158">
      <w:pPr>
        <w:jc w:val="both"/>
        <w:rPr>
          <w:rFonts w:ascii="Arial" w:hAnsi="Arial" w:cs="Arial"/>
          <w:b/>
          <w:bCs/>
          <w:sz w:val="22"/>
          <w:szCs w:val="22"/>
          <w:lang w:val="en-US"/>
        </w:rPr>
      </w:pPr>
      <w:bookmarkStart w:id="196" w:name="_Toc3061"/>
      <w:bookmarkStart w:id="197" w:name="_Toc138691275"/>
      <w:r w:rsidRPr="00AD2D56">
        <w:rPr>
          <w:rFonts w:ascii="Arial" w:hAnsi="Arial" w:cs="Arial"/>
          <w:b/>
          <w:bCs/>
          <w:sz w:val="22"/>
          <w:szCs w:val="22"/>
        </w:rPr>
        <w:lastRenderedPageBreak/>
        <w:t xml:space="preserve">Table </w:t>
      </w:r>
      <w:r w:rsidRPr="00AD2D56">
        <w:rPr>
          <w:rFonts w:ascii="Arial" w:hAnsi="Arial" w:cs="Arial"/>
          <w:b/>
          <w:bCs/>
          <w:sz w:val="22"/>
          <w:szCs w:val="22"/>
        </w:rPr>
        <w:fldChar w:fldCharType="begin"/>
      </w:r>
      <w:r w:rsidRPr="00AD2D56">
        <w:rPr>
          <w:rFonts w:ascii="Arial" w:hAnsi="Arial" w:cs="Arial"/>
          <w:b/>
          <w:bCs/>
          <w:sz w:val="22"/>
          <w:szCs w:val="22"/>
        </w:rPr>
        <w:instrText xml:space="preserve"> SEQ Table \* ARABIC </w:instrText>
      </w:r>
      <w:r w:rsidRPr="00AD2D56">
        <w:rPr>
          <w:rFonts w:ascii="Arial" w:hAnsi="Arial" w:cs="Arial"/>
          <w:b/>
          <w:bCs/>
          <w:sz w:val="22"/>
          <w:szCs w:val="22"/>
        </w:rPr>
        <w:fldChar w:fldCharType="separate"/>
      </w:r>
      <w:r w:rsidRPr="00AD2D56">
        <w:rPr>
          <w:rFonts w:ascii="Arial" w:hAnsi="Arial" w:cs="Arial"/>
          <w:b/>
          <w:bCs/>
          <w:sz w:val="22"/>
          <w:szCs w:val="22"/>
        </w:rPr>
        <w:t>7</w:t>
      </w:r>
      <w:r w:rsidRPr="00AD2D56">
        <w:rPr>
          <w:rFonts w:ascii="Arial" w:hAnsi="Arial" w:cs="Arial"/>
          <w:b/>
          <w:bCs/>
          <w:sz w:val="22"/>
          <w:szCs w:val="22"/>
        </w:rPr>
        <w:fldChar w:fldCharType="end"/>
      </w:r>
      <w:r w:rsidRPr="00AD2D56">
        <w:rPr>
          <w:rFonts w:ascii="Arial" w:hAnsi="Arial" w:cs="Arial"/>
          <w:b/>
          <w:bCs/>
          <w:sz w:val="22"/>
          <w:szCs w:val="22"/>
        </w:rPr>
        <w:t>: OC4</w:t>
      </w:r>
      <w:r w:rsidRPr="00AD2D56">
        <w:rPr>
          <w:rFonts w:ascii="Arial" w:hAnsi="Arial" w:cs="Arial"/>
          <w:b/>
          <w:bCs/>
          <w:sz w:val="22"/>
          <w:szCs w:val="22"/>
          <w:lang w:eastAsia="zh-CN"/>
        </w:rPr>
        <w:t>I</w:t>
      </w:r>
      <w:r w:rsidRPr="00AD2D56">
        <w:rPr>
          <w:rFonts w:ascii="Arial" w:hAnsi="Arial" w:cs="Arial"/>
          <w:b/>
          <w:bCs/>
          <w:sz w:val="22"/>
          <w:szCs w:val="22"/>
        </w:rPr>
        <w:t xml:space="preserve">DS Contract level </w:t>
      </w:r>
      <w:r w:rsidRPr="00AD2D56">
        <w:rPr>
          <w:rFonts w:ascii="Arial" w:hAnsi="Arial" w:cs="Arial"/>
          <w:b/>
          <w:bCs/>
          <w:sz w:val="22"/>
          <w:szCs w:val="22"/>
          <w:lang w:val="en-US"/>
        </w:rPr>
        <w:t>information</w:t>
      </w:r>
      <w:bookmarkEnd w:id="196"/>
      <w:bookmarkEnd w:id="197"/>
      <w:r w:rsidRPr="00AD2D56">
        <w:rPr>
          <w:rFonts w:ascii="Arial" w:hAnsi="Arial" w:cs="Arial"/>
          <w:b/>
          <w:bCs/>
          <w:sz w:val="22"/>
          <w:szCs w:val="22"/>
          <w:lang w:val="en-US"/>
        </w:rPr>
        <w:t xml:space="preserve"> </w:t>
      </w:r>
    </w:p>
    <w:p w14:paraId="2142ADA4" w14:textId="77777777" w:rsidR="00666956" w:rsidRPr="00AD2D56" w:rsidRDefault="00666956" w:rsidP="00057158">
      <w:pPr>
        <w:spacing w:line="259" w:lineRule="auto"/>
        <w:jc w:val="both"/>
        <w:rPr>
          <w:rFonts w:ascii="Arial" w:hAnsi="Arial" w:cs="Arial"/>
          <w:sz w:val="22"/>
          <w:szCs w:val="22"/>
          <w:lang w:val="en-US"/>
        </w:rPr>
      </w:pPr>
    </w:p>
    <w:tbl>
      <w:tblPr>
        <w:tblStyle w:val="TableGrid"/>
        <w:tblW w:w="0" w:type="auto"/>
        <w:tblLayout w:type="fixed"/>
        <w:tblLook w:val="04A0" w:firstRow="1" w:lastRow="0" w:firstColumn="1" w:lastColumn="0" w:noHBand="0" w:noVBand="1"/>
      </w:tblPr>
      <w:tblGrid>
        <w:gridCol w:w="1648"/>
        <w:gridCol w:w="2520"/>
        <w:gridCol w:w="1971"/>
        <w:gridCol w:w="3103"/>
      </w:tblGrid>
      <w:tr w:rsidR="00377CA9" w:rsidRPr="00AD2D56" w14:paraId="77551465" w14:textId="77777777">
        <w:trPr>
          <w:trHeight w:val="577"/>
        </w:trPr>
        <w:tc>
          <w:tcPr>
            <w:tcW w:w="1648" w:type="dxa"/>
          </w:tcPr>
          <w:p w14:paraId="160C27A0" w14:textId="77777777" w:rsidR="00666956" w:rsidRPr="00AD2D56" w:rsidRDefault="00F957A5" w:rsidP="00057158">
            <w:pPr>
              <w:spacing w:line="259" w:lineRule="auto"/>
              <w:ind w:left="858" w:hangingChars="390" w:hanging="858"/>
              <w:jc w:val="both"/>
              <w:rPr>
                <w:rFonts w:ascii="Arial" w:hAnsi="Arial" w:cs="Arial"/>
                <w:sz w:val="22"/>
                <w:szCs w:val="22"/>
                <w:lang w:val="en-US"/>
              </w:rPr>
            </w:pPr>
            <w:r w:rsidRPr="00AD2D56">
              <w:rPr>
                <w:rFonts w:ascii="Arial" w:hAnsi="Arial" w:cs="Arial"/>
                <w:b/>
                <w:sz w:val="22"/>
                <w:szCs w:val="22"/>
                <w:lang w:val="en-US"/>
              </w:rPr>
              <w:t>Category</w:t>
            </w:r>
          </w:p>
        </w:tc>
        <w:tc>
          <w:tcPr>
            <w:tcW w:w="2520" w:type="dxa"/>
          </w:tcPr>
          <w:p w14:paraId="6B58DDB2" w14:textId="77777777" w:rsidR="00666956" w:rsidRPr="00AD2D56" w:rsidRDefault="00666956" w:rsidP="00057158">
            <w:pPr>
              <w:spacing w:line="259" w:lineRule="auto"/>
              <w:jc w:val="both"/>
              <w:rPr>
                <w:rFonts w:ascii="Arial" w:hAnsi="Arial" w:cs="Arial"/>
                <w:sz w:val="22"/>
                <w:szCs w:val="22"/>
              </w:rPr>
            </w:pPr>
          </w:p>
        </w:tc>
        <w:tc>
          <w:tcPr>
            <w:tcW w:w="1971" w:type="dxa"/>
          </w:tcPr>
          <w:p w14:paraId="4B3DD4D3" w14:textId="77777777" w:rsidR="00666956" w:rsidRPr="00AD2D56" w:rsidRDefault="00666956" w:rsidP="00057158">
            <w:pPr>
              <w:spacing w:line="259" w:lineRule="auto"/>
              <w:ind w:left="132"/>
              <w:jc w:val="both"/>
              <w:rPr>
                <w:rFonts w:ascii="Arial" w:hAnsi="Arial" w:cs="Arial"/>
                <w:sz w:val="22"/>
                <w:szCs w:val="22"/>
              </w:rPr>
            </w:pPr>
          </w:p>
        </w:tc>
        <w:tc>
          <w:tcPr>
            <w:tcW w:w="3103" w:type="dxa"/>
          </w:tcPr>
          <w:p w14:paraId="1E1A705B" w14:textId="77777777" w:rsidR="00666956" w:rsidRPr="00AD2D56" w:rsidRDefault="00666956" w:rsidP="00057158">
            <w:pPr>
              <w:spacing w:line="259" w:lineRule="auto"/>
              <w:jc w:val="both"/>
              <w:rPr>
                <w:rFonts w:ascii="Arial" w:hAnsi="Arial" w:cs="Arial"/>
                <w:sz w:val="22"/>
                <w:szCs w:val="22"/>
              </w:rPr>
            </w:pPr>
          </w:p>
        </w:tc>
      </w:tr>
      <w:tr w:rsidR="00377CA9" w:rsidRPr="00AD2D56" w14:paraId="1B838C5A" w14:textId="77777777">
        <w:trPr>
          <w:trHeight w:val="577"/>
        </w:trPr>
        <w:tc>
          <w:tcPr>
            <w:tcW w:w="1648" w:type="dxa"/>
          </w:tcPr>
          <w:p w14:paraId="15FC4F85" w14:textId="77777777" w:rsidR="00666956" w:rsidRPr="00AD2D56" w:rsidRDefault="00F957A5" w:rsidP="00057158">
            <w:pPr>
              <w:spacing w:after="2664" w:line="216" w:lineRule="auto"/>
              <w:ind w:left="118" w:right="108"/>
              <w:jc w:val="both"/>
              <w:rPr>
                <w:rFonts w:ascii="Arial" w:hAnsi="Arial" w:cs="Arial"/>
                <w:sz w:val="22"/>
                <w:szCs w:val="22"/>
              </w:rPr>
            </w:pPr>
            <w:r w:rsidRPr="00AD2D56">
              <w:rPr>
                <w:rFonts w:ascii="Arial" w:hAnsi="Arial" w:cs="Arial"/>
                <w:sz w:val="22"/>
                <w:szCs w:val="22"/>
              </w:rPr>
              <w:t>Tender Data points</w:t>
            </w:r>
          </w:p>
          <w:p w14:paraId="0B83594B" w14:textId="77777777" w:rsidR="00666956" w:rsidRPr="00AD2D56" w:rsidRDefault="00F957A5" w:rsidP="00057158">
            <w:pPr>
              <w:spacing w:line="259" w:lineRule="auto"/>
              <w:ind w:left="1177"/>
              <w:jc w:val="both"/>
              <w:rPr>
                <w:rFonts w:ascii="Arial" w:hAnsi="Arial" w:cs="Arial"/>
                <w:b/>
                <w:sz w:val="22"/>
                <w:szCs w:val="22"/>
                <w:lang w:val="en-US"/>
              </w:rPr>
            </w:pPr>
            <w:r w:rsidRPr="00AD2D56">
              <w:rPr>
                <w:rFonts w:ascii="Arial" w:hAnsi="Arial" w:cs="Arial"/>
                <w:noProof/>
                <w:sz w:val="22"/>
                <w:szCs w:val="22"/>
                <w:lang w:val="en-US"/>
              </w:rPr>
              <w:drawing>
                <wp:inline distT="0" distB="0" distL="114300" distR="114300" wp14:anchorId="510E2CF8" wp14:editId="27E01284">
                  <wp:extent cx="6350" cy="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2"/>
                          <a:stretch>
                            <a:fillRect/>
                          </a:stretch>
                        </pic:blipFill>
                        <pic:spPr>
                          <a:xfrm>
                            <a:off x="0" y="0"/>
                            <a:ext cx="6350" cy="3175"/>
                          </a:xfrm>
                          <a:prstGeom prst="rect">
                            <a:avLst/>
                          </a:prstGeom>
                          <a:noFill/>
                          <a:ln>
                            <a:noFill/>
                          </a:ln>
                        </pic:spPr>
                      </pic:pic>
                    </a:graphicData>
                  </a:graphic>
                </wp:inline>
              </w:drawing>
            </w:r>
          </w:p>
        </w:tc>
        <w:tc>
          <w:tcPr>
            <w:tcW w:w="2520" w:type="dxa"/>
          </w:tcPr>
          <w:p w14:paraId="490539A8" w14:textId="77777777" w:rsidR="00666956" w:rsidRPr="00AD2D56" w:rsidRDefault="00F957A5" w:rsidP="00057158">
            <w:pPr>
              <w:numPr>
                <w:ilvl w:val="0"/>
                <w:numId w:val="6"/>
              </w:numPr>
              <w:spacing w:line="259" w:lineRule="auto"/>
              <w:ind w:hanging="367"/>
              <w:jc w:val="both"/>
              <w:rPr>
                <w:rFonts w:ascii="Arial" w:hAnsi="Arial" w:cs="Arial"/>
                <w:sz w:val="22"/>
                <w:szCs w:val="22"/>
              </w:rPr>
            </w:pPr>
            <w:r w:rsidRPr="00AD2D56">
              <w:rPr>
                <w:rFonts w:ascii="Arial" w:hAnsi="Arial" w:cs="Arial"/>
                <w:sz w:val="22"/>
                <w:szCs w:val="22"/>
              </w:rPr>
              <w:t>OCDS id</w:t>
            </w:r>
          </w:p>
          <w:p w14:paraId="6881D0B3" w14:textId="77777777" w:rsidR="00666956" w:rsidRPr="00AD2D56" w:rsidRDefault="00F957A5" w:rsidP="00057158">
            <w:pPr>
              <w:numPr>
                <w:ilvl w:val="0"/>
                <w:numId w:val="6"/>
              </w:numPr>
              <w:spacing w:after="16" w:line="259" w:lineRule="auto"/>
              <w:ind w:hanging="367"/>
              <w:jc w:val="both"/>
              <w:rPr>
                <w:rFonts w:ascii="Arial" w:hAnsi="Arial" w:cs="Arial"/>
                <w:sz w:val="22"/>
                <w:szCs w:val="22"/>
              </w:rPr>
            </w:pPr>
            <w:r w:rsidRPr="00AD2D56">
              <w:rPr>
                <w:rFonts w:ascii="Arial" w:hAnsi="Arial" w:cs="Arial"/>
                <w:sz w:val="22"/>
                <w:szCs w:val="22"/>
              </w:rPr>
              <w:t>Nature</w:t>
            </w:r>
          </w:p>
          <w:p w14:paraId="573047BB" w14:textId="77777777" w:rsidR="00666956" w:rsidRPr="00AD2D56" w:rsidRDefault="00F957A5" w:rsidP="00057158">
            <w:pPr>
              <w:numPr>
                <w:ilvl w:val="0"/>
                <w:numId w:val="6"/>
              </w:numPr>
              <w:spacing w:after="27" w:line="259" w:lineRule="auto"/>
              <w:ind w:hanging="367"/>
              <w:jc w:val="both"/>
              <w:rPr>
                <w:rFonts w:ascii="Arial" w:hAnsi="Arial" w:cs="Arial"/>
                <w:sz w:val="22"/>
                <w:szCs w:val="22"/>
              </w:rPr>
            </w:pPr>
            <w:r w:rsidRPr="00AD2D56">
              <w:rPr>
                <w:rFonts w:ascii="Arial" w:hAnsi="Arial" w:cs="Arial"/>
                <w:sz w:val="22"/>
                <w:szCs w:val="22"/>
              </w:rPr>
              <w:t>Title</w:t>
            </w:r>
          </w:p>
          <w:p w14:paraId="723CAF91" w14:textId="77777777" w:rsidR="00666956" w:rsidRPr="00AD2D56" w:rsidRDefault="00F957A5" w:rsidP="00057158">
            <w:pPr>
              <w:numPr>
                <w:ilvl w:val="0"/>
                <w:numId w:val="6"/>
              </w:numPr>
              <w:spacing w:line="259" w:lineRule="auto"/>
              <w:ind w:hanging="367"/>
              <w:jc w:val="both"/>
              <w:rPr>
                <w:rFonts w:ascii="Arial" w:hAnsi="Arial" w:cs="Arial"/>
                <w:sz w:val="22"/>
                <w:szCs w:val="22"/>
              </w:rPr>
            </w:pPr>
            <w:r w:rsidRPr="00AD2D56">
              <w:rPr>
                <w:rFonts w:ascii="Arial" w:hAnsi="Arial" w:cs="Arial"/>
                <w:sz w:val="22"/>
                <w:szCs w:val="22"/>
              </w:rPr>
              <w:t>Description</w:t>
            </w:r>
          </w:p>
          <w:p w14:paraId="1D283754" w14:textId="77777777" w:rsidR="00666956" w:rsidRPr="00AD2D56" w:rsidRDefault="00F957A5" w:rsidP="00057158">
            <w:pPr>
              <w:numPr>
                <w:ilvl w:val="0"/>
                <w:numId w:val="6"/>
              </w:numPr>
              <w:spacing w:after="38" w:line="259" w:lineRule="auto"/>
              <w:ind w:hanging="367"/>
              <w:jc w:val="both"/>
              <w:rPr>
                <w:rFonts w:ascii="Arial" w:hAnsi="Arial" w:cs="Arial"/>
                <w:sz w:val="22"/>
                <w:szCs w:val="22"/>
              </w:rPr>
            </w:pPr>
            <w:r w:rsidRPr="00AD2D56">
              <w:rPr>
                <w:rFonts w:ascii="Arial" w:hAnsi="Arial" w:cs="Arial"/>
                <w:sz w:val="22"/>
                <w:szCs w:val="22"/>
              </w:rPr>
              <w:t>Status</w:t>
            </w:r>
          </w:p>
          <w:p w14:paraId="2ADF4957" w14:textId="77777777" w:rsidR="00666956" w:rsidRPr="00AD2D56" w:rsidRDefault="00F957A5" w:rsidP="00057158">
            <w:pPr>
              <w:numPr>
                <w:ilvl w:val="0"/>
                <w:numId w:val="6"/>
              </w:numPr>
              <w:spacing w:line="259" w:lineRule="auto"/>
              <w:ind w:hanging="367"/>
              <w:jc w:val="both"/>
              <w:rPr>
                <w:rFonts w:ascii="Arial" w:hAnsi="Arial" w:cs="Arial"/>
                <w:sz w:val="22"/>
                <w:szCs w:val="22"/>
              </w:rPr>
            </w:pPr>
            <w:r w:rsidRPr="00AD2D56">
              <w:rPr>
                <w:rFonts w:ascii="Arial" w:hAnsi="Arial" w:cs="Arial"/>
                <w:sz w:val="22"/>
                <w:szCs w:val="22"/>
              </w:rPr>
              <w:t>Procurement Method</w:t>
            </w:r>
          </w:p>
          <w:p w14:paraId="530D4E72" w14:textId="77777777" w:rsidR="00666956" w:rsidRPr="00AD2D56" w:rsidRDefault="00F957A5" w:rsidP="00057158">
            <w:pPr>
              <w:numPr>
                <w:ilvl w:val="0"/>
                <w:numId w:val="6"/>
              </w:numPr>
              <w:spacing w:after="9" w:line="259" w:lineRule="auto"/>
              <w:ind w:hanging="367"/>
              <w:jc w:val="both"/>
              <w:rPr>
                <w:rFonts w:ascii="Arial" w:hAnsi="Arial" w:cs="Arial"/>
                <w:sz w:val="22"/>
                <w:szCs w:val="22"/>
              </w:rPr>
            </w:pPr>
            <w:r w:rsidRPr="00AD2D56">
              <w:rPr>
                <w:rFonts w:ascii="Arial" w:hAnsi="Arial" w:cs="Arial"/>
                <w:sz w:val="22"/>
                <w:szCs w:val="22"/>
              </w:rPr>
              <w:t>Cost Estimate</w:t>
            </w:r>
          </w:p>
          <w:p w14:paraId="40873BF6" w14:textId="77777777" w:rsidR="00666956" w:rsidRPr="00AD2D56" w:rsidRDefault="00F957A5" w:rsidP="00057158">
            <w:pPr>
              <w:numPr>
                <w:ilvl w:val="0"/>
                <w:numId w:val="6"/>
              </w:numPr>
              <w:spacing w:after="5" w:line="259" w:lineRule="auto"/>
              <w:ind w:hanging="367"/>
              <w:jc w:val="both"/>
              <w:rPr>
                <w:rFonts w:ascii="Arial" w:hAnsi="Arial" w:cs="Arial"/>
                <w:sz w:val="22"/>
                <w:szCs w:val="22"/>
              </w:rPr>
            </w:pPr>
            <w:r w:rsidRPr="00AD2D56">
              <w:rPr>
                <w:rFonts w:ascii="Arial" w:hAnsi="Arial" w:cs="Arial"/>
                <w:sz w:val="22"/>
                <w:szCs w:val="22"/>
              </w:rPr>
              <w:t>Currency</w:t>
            </w:r>
          </w:p>
          <w:p w14:paraId="1F143053" w14:textId="77777777" w:rsidR="00666956" w:rsidRPr="00AD2D56" w:rsidRDefault="00F957A5" w:rsidP="00057158">
            <w:pPr>
              <w:numPr>
                <w:ilvl w:val="0"/>
                <w:numId w:val="6"/>
              </w:numPr>
              <w:spacing w:line="259" w:lineRule="auto"/>
              <w:ind w:hanging="367"/>
              <w:jc w:val="both"/>
              <w:rPr>
                <w:rFonts w:ascii="Arial" w:hAnsi="Arial" w:cs="Arial"/>
                <w:sz w:val="22"/>
                <w:szCs w:val="22"/>
              </w:rPr>
            </w:pPr>
            <w:r w:rsidRPr="00AD2D56">
              <w:rPr>
                <w:rFonts w:ascii="Arial" w:hAnsi="Arial" w:cs="Arial"/>
                <w:sz w:val="22"/>
                <w:szCs w:val="22"/>
              </w:rPr>
              <w:t>Number of Tenderers</w:t>
            </w:r>
          </w:p>
          <w:p w14:paraId="648E9F77" w14:textId="77777777" w:rsidR="00666956" w:rsidRPr="00AD2D56" w:rsidRDefault="00F957A5" w:rsidP="00057158">
            <w:pPr>
              <w:numPr>
                <w:ilvl w:val="0"/>
                <w:numId w:val="6"/>
              </w:numPr>
              <w:spacing w:line="259" w:lineRule="auto"/>
              <w:ind w:hanging="367"/>
              <w:jc w:val="both"/>
              <w:rPr>
                <w:rFonts w:ascii="Arial" w:hAnsi="Arial" w:cs="Arial"/>
                <w:sz w:val="22"/>
                <w:szCs w:val="22"/>
              </w:rPr>
            </w:pPr>
            <w:r w:rsidRPr="00AD2D56">
              <w:rPr>
                <w:rFonts w:ascii="Arial" w:hAnsi="Arial" w:cs="Arial"/>
                <w:sz w:val="22"/>
                <w:szCs w:val="22"/>
              </w:rPr>
              <w:t>Procuring Entity</w:t>
            </w:r>
          </w:p>
          <w:p w14:paraId="4E8884BA" w14:textId="77777777" w:rsidR="00666956" w:rsidRPr="00AD2D56" w:rsidRDefault="00F957A5" w:rsidP="00057158">
            <w:pPr>
              <w:numPr>
                <w:ilvl w:val="0"/>
                <w:numId w:val="6"/>
              </w:numPr>
              <w:spacing w:line="259" w:lineRule="auto"/>
              <w:ind w:hanging="367"/>
              <w:jc w:val="both"/>
              <w:rPr>
                <w:rFonts w:ascii="Arial" w:hAnsi="Arial" w:cs="Arial"/>
                <w:sz w:val="22"/>
                <w:szCs w:val="22"/>
              </w:rPr>
            </w:pPr>
            <w:r w:rsidRPr="00AD2D56">
              <w:rPr>
                <w:rFonts w:ascii="Arial" w:hAnsi="Arial" w:cs="Arial"/>
                <w:sz w:val="22"/>
                <w:szCs w:val="22"/>
              </w:rPr>
              <w:t>Administrative Entity</w:t>
            </w:r>
          </w:p>
          <w:p w14:paraId="6658AE02" w14:textId="77777777" w:rsidR="00666956" w:rsidRPr="00AD2D56" w:rsidRDefault="00F957A5" w:rsidP="00057158">
            <w:pPr>
              <w:numPr>
                <w:ilvl w:val="0"/>
                <w:numId w:val="6"/>
              </w:numPr>
              <w:spacing w:line="259" w:lineRule="auto"/>
              <w:ind w:hanging="367"/>
              <w:jc w:val="both"/>
              <w:rPr>
                <w:rFonts w:ascii="Arial" w:hAnsi="Arial" w:cs="Arial"/>
                <w:sz w:val="22"/>
                <w:szCs w:val="22"/>
              </w:rPr>
            </w:pPr>
            <w:r w:rsidRPr="00AD2D56">
              <w:rPr>
                <w:rFonts w:ascii="Arial" w:hAnsi="Arial" w:cs="Arial"/>
                <w:sz w:val="22"/>
                <w:szCs w:val="22"/>
              </w:rPr>
              <w:t>Supplier name</w:t>
            </w:r>
          </w:p>
          <w:p w14:paraId="731865C7" w14:textId="77777777" w:rsidR="00666956" w:rsidRPr="00AD2D56" w:rsidRDefault="00F957A5" w:rsidP="00057158">
            <w:pPr>
              <w:numPr>
                <w:ilvl w:val="0"/>
                <w:numId w:val="6"/>
              </w:numPr>
              <w:spacing w:line="259" w:lineRule="auto"/>
              <w:ind w:hanging="367"/>
              <w:jc w:val="both"/>
              <w:rPr>
                <w:rFonts w:ascii="Arial" w:hAnsi="Arial" w:cs="Arial"/>
                <w:b/>
                <w:sz w:val="22"/>
                <w:szCs w:val="22"/>
                <w:lang w:val="en-US"/>
              </w:rPr>
            </w:pPr>
            <w:r w:rsidRPr="00AD2D56">
              <w:rPr>
                <w:rFonts w:ascii="Arial" w:hAnsi="Arial" w:cs="Arial"/>
                <w:sz w:val="22"/>
                <w:szCs w:val="22"/>
              </w:rPr>
              <w:t>Supplier ID</w:t>
            </w:r>
          </w:p>
        </w:tc>
        <w:tc>
          <w:tcPr>
            <w:tcW w:w="1971" w:type="dxa"/>
          </w:tcPr>
          <w:p w14:paraId="0A058872" w14:textId="77777777" w:rsidR="00666956" w:rsidRPr="00AD2D56" w:rsidRDefault="00F957A5" w:rsidP="00057158">
            <w:pPr>
              <w:spacing w:line="259" w:lineRule="auto"/>
              <w:jc w:val="both"/>
              <w:rPr>
                <w:rFonts w:ascii="Arial" w:hAnsi="Arial" w:cs="Arial"/>
                <w:b/>
                <w:sz w:val="22"/>
                <w:szCs w:val="22"/>
                <w:lang w:val="en-US"/>
              </w:rPr>
            </w:pPr>
            <w:r w:rsidRPr="00AD2D56">
              <w:rPr>
                <w:rFonts w:ascii="Arial" w:hAnsi="Arial" w:cs="Arial"/>
                <w:sz w:val="22"/>
                <w:szCs w:val="22"/>
              </w:rPr>
              <w:t>Modification Data points</w:t>
            </w:r>
          </w:p>
        </w:tc>
        <w:tc>
          <w:tcPr>
            <w:tcW w:w="3103" w:type="dxa"/>
          </w:tcPr>
          <w:p w14:paraId="1150285A"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Date</w:t>
            </w:r>
          </w:p>
          <w:p w14:paraId="4B28BB3E"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Description</w:t>
            </w:r>
          </w:p>
          <w:p w14:paraId="74A41C5A"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Rationale</w:t>
            </w:r>
          </w:p>
          <w:p w14:paraId="56E098F0"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Type</w:t>
            </w:r>
          </w:p>
          <w:p w14:paraId="01580CC7"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Old Contract Value Amount</w:t>
            </w:r>
          </w:p>
          <w:p w14:paraId="29EEDCC0"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Old Contract Value Currency</w:t>
            </w:r>
          </w:p>
          <w:p w14:paraId="4B977CE7"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New Contract Value Amount</w:t>
            </w:r>
          </w:p>
          <w:p w14:paraId="0D9F9661"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noProof/>
                <w:sz w:val="22"/>
                <w:szCs w:val="22"/>
                <w:lang w:val="en-US"/>
              </w:rPr>
              <w:drawing>
                <wp:anchor distT="0" distB="0" distL="114300" distR="114300" simplePos="0" relativeHeight="251658240" behindDoc="0" locked="0" layoutInCell="1" allowOverlap="0" wp14:anchorId="5A33256C" wp14:editId="772F8768">
                  <wp:simplePos x="0" y="0"/>
                  <wp:positionH relativeFrom="column">
                    <wp:posOffset>1959610</wp:posOffset>
                  </wp:positionH>
                  <wp:positionV relativeFrom="paragraph">
                    <wp:posOffset>1282065</wp:posOffset>
                  </wp:positionV>
                  <wp:extent cx="3175" cy="31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367"/>
                          <pic:cNvPicPr>
                            <a:picLocks noChangeAspect="1"/>
                          </pic:cNvPicPr>
                        </pic:nvPicPr>
                        <pic:blipFill>
                          <a:blip r:embed="rId33"/>
                          <a:stretch>
                            <a:fillRect/>
                          </a:stretch>
                        </pic:blipFill>
                        <pic:spPr>
                          <a:xfrm>
                            <a:off x="0" y="0"/>
                            <a:ext cx="3175" cy="3175"/>
                          </a:xfrm>
                          <a:prstGeom prst="rect">
                            <a:avLst/>
                          </a:prstGeom>
                          <a:noFill/>
                          <a:ln>
                            <a:noFill/>
                          </a:ln>
                        </pic:spPr>
                      </pic:pic>
                    </a:graphicData>
                  </a:graphic>
                </wp:anchor>
              </w:drawing>
            </w:r>
            <w:r w:rsidRPr="00AD2D56">
              <w:rPr>
                <w:rFonts w:ascii="Arial" w:hAnsi="Arial" w:cs="Arial"/>
                <w:sz w:val="22"/>
                <w:szCs w:val="22"/>
              </w:rPr>
              <w:t>New Contract Value, Currency</w:t>
            </w:r>
          </w:p>
          <w:p w14:paraId="3E58CB0C"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Old Contract Period start Date</w:t>
            </w:r>
          </w:p>
          <w:p w14:paraId="6F7273F5"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Old Contract Period end Date</w:t>
            </w:r>
          </w:p>
          <w:p w14:paraId="14D76DBA"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Old Contract Period max Extent Date</w:t>
            </w:r>
          </w:p>
          <w:p w14:paraId="27992574"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Old Contract Period duration in days</w:t>
            </w:r>
          </w:p>
          <w:p w14:paraId="393EA56A"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New Contract Period start Date</w:t>
            </w:r>
          </w:p>
          <w:p w14:paraId="335C97EB" w14:textId="77777777" w:rsidR="00666956" w:rsidRPr="00AD2D56" w:rsidRDefault="00F957A5" w:rsidP="00057158">
            <w:pPr>
              <w:numPr>
                <w:ilvl w:val="0"/>
                <w:numId w:val="7"/>
              </w:numPr>
              <w:tabs>
                <w:tab w:val="clear" w:pos="425"/>
              </w:tabs>
              <w:jc w:val="both"/>
              <w:rPr>
                <w:rFonts w:ascii="Arial" w:hAnsi="Arial" w:cs="Arial"/>
                <w:sz w:val="22"/>
                <w:szCs w:val="22"/>
              </w:rPr>
            </w:pPr>
            <w:r w:rsidRPr="00AD2D56">
              <w:rPr>
                <w:rFonts w:ascii="Arial" w:hAnsi="Arial" w:cs="Arial"/>
                <w:sz w:val="22"/>
                <w:szCs w:val="22"/>
              </w:rPr>
              <w:t>New Contract Period end Date</w:t>
            </w:r>
          </w:p>
          <w:p w14:paraId="023CE5FF" w14:textId="77777777" w:rsidR="00666956" w:rsidRPr="00AD2D56" w:rsidRDefault="00F957A5" w:rsidP="00057158">
            <w:pPr>
              <w:numPr>
                <w:ilvl w:val="0"/>
                <w:numId w:val="7"/>
              </w:numPr>
              <w:tabs>
                <w:tab w:val="clear" w:pos="425"/>
              </w:tabs>
              <w:jc w:val="both"/>
              <w:rPr>
                <w:rFonts w:ascii="Arial" w:hAnsi="Arial" w:cs="Arial"/>
                <w:b/>
                <w:sz w:val="22"/>
                <w:szCs w:val="22"/>
                <w:lang w:val="en-US"/>
              </w:rPr>
            </w:pPr>
            <w:r w:rsidRPr="00AD2D56">
              <w:rPr>
                <w:rFonts w:ascii="Arial" w:hAnsi="Arial" w:cs="Arial"/>
                <w:sz w:val="22"/>
                <w:szCs w:val="22"/>
              </w:rPr>
              <w:t>New Contract Period max Extent Date</w:t>
            </w:r>
          </w:p>
          <w:p w14:paraId="75501005" w14:textId="77777777" w:rsidR="00666956" w:rsidRPr="00AD2D56" w:rsidRDefault="00F957A5" w:rsidP="00057158">
            <w:pPr>
              <w:numPr>
                <w:ilvl w:val="0"/>
                <w:numId w:val="7"/>
              </w:numPr>
              <w:tabs>
                <w:tab w:val="clear" w:pos="425"/>
              </w:tabs>
              <w:jc w:val="both"/>
              <w:rPr>
                <w:rFonts w:ascii="Arial" w:hAnsi="Arial" w:cs="Arial"/>
                <w:b/>
                <w:sz w:val="22"/>
                <w:szCs w:val="22"/>
                <w:lang w:val="en-US"/>
              </w:rPr>
            </w:pPr>
            <w:r w:rsidRPr="00AD2D56">
              <w:rPr>
                <w:rFonts w:ascii="Arial" w:hAnsi="Arial" w:cs="Arial"/>
                <w:sz w:val="22"/>
                <w:szCs w:val="22"/>
              </w:rPr>
              <w:t>New Contract Period duration in days</w:t>
            </w:r>
          </w:p>
        </w:tc>
      </w:tr>
    </w:tbl>
    <w:p w14:paraId="20AC1EC1" w14:textId="77777777" w:rsidR="00666956" w:rsidRPr="00AD2D56" w:rsidRDefault="00F957A5" w:rsidP="00057158">
      <w:pPr>
        <w:spacing w:line="259" w:lineRule="auto"/>
        <w:jc w:val="both"/>
        <w:rPr>
          <w:rFonts w:ascii="Arial" w:hAnsi="Arial" w:cs="Arial"/>
          <w:sz w:val="22"/>
          <w:szCs w:val="22"/>
          <w:lang w:val="en-US"/>
        </w:rPr>
      </w:pPr>
      <w:r w:rsidRPr="00AD2D56">
        <w:rPr>
          <w:rFonts w:ascii="Arial" w:hAnsi="Arial" w:cs="Arial"/>
          <w:sz w:val="22"/>
          <w:szCs w:val="22"/>
          <w:lang w:val="en-US"/>
        </w:rPr>
        <w:br w:type="page"/>
      </w:r>
    </w:p>
    <w:tbl>
      <w:tblPr>
        <w:tblStyle w:val="TableGrid"/>
        <w:tblW w:w="0" w:type="auto"/>
        <w:tblLayout w:type="fixed"/>
        <w:tblLook w:val="04A0" w:firstRow="1" w:lastRow="0" w:firstColumn="1" w:lastColumn="0" w:noHBand="0" w:noVBand="1"/>
      </w:tblPr>
      <w:tblGrid>
        <w:gridCol w:w="1795"/>
        <w:gridCol w:w="2796"/>
        <w:gridCol w:w="1548"/>
        <w:gridCol w:w="3103"/>
      </w:tblGrid>
      <w:tr w:rsidR="00377CA9" w:rsidRPr="00AD2D56" w14:paraId="2FC9CECC" w14:textId="77777777">
        <w:tc>
          <w:tcPr>
            <w:tcW w:w="1795" w:type="dxa"/>
          </w:tcPr>
          <w:p w14:paraId="0624A596"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lastRenderedPageBreak/>
              <w:t xml:space="preserve">Contract data points </w:t>
            </w:r>
          </w:p>
        </w:tc>
        <w:tc>
          <w:tcPr>
            <w:tcW w:w="2796" w:type="dxa"/>
          </w:tcPr>
          <w:p w14:paraId="46F12C4E"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OCDS id</w:t>
            </w:r>
          </w:p>
          <w:p w14:paraId="2D3D8ABF"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Amount</w:t>
            </w:r>
          </w:p>
          <w:p w14:paraId="2D009622"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Currency</w:t>
            </w:r>
          </w:p>
          <w:p w14:paraId="0A8C5A8A"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Contract Start Date</w:t>
            </w:r>
          </w:p>
          <w:p w14:paraId="457A1ED9"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Contract End Date</w:t>
            </w:r>
          </w:p>
          <w:p w14:paraId="78FE45F1"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Maximum extension date</w:t>
            </w:r>
          </w:p>
          <w:p w14:paraId="4DCE29F5"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Cost Estimate</w:t>
            </w:r>
          </w:p>
          <w:p w14:paraId="792C7C22"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Currency</w:t>
            </w:r>
          </w:p>
          <w:p w14:paraId="3AA32647"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Duration in days</w:t>
            </w:r>
          </w:p>
          <w:p w14:paraId="20004A49"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Final Value</w:t>
            </w:r>
          </w:p>
          <w:p w14:paraId="462E99DA"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rPr>
              <w:t xml:space="preserve">Final value </w:t>
            </w:r>
            <w:r w:rsidRPr="00AD2D56">
              <w:rPr>
                <w:rFonts w:ascii="Arial" w:hAnsi="Arial" w:cs="Arial"/>
                <w:sz w:val="22"/>
                <w:szCs w:val="22"/>
                <w:lang w:val="en-US"/>
              </w:rPr>
              <w:t>Currency</w:t>
            </w:r>
          </w:p>
        </w:tc>
        <w:tc>
          <w:tcPr>
            <w:tcW w:w="1548" w:type="dxa"/>
            <w:vMerge w:val="restart"/>
          </w:tcPr>
          <w:p w14:paraId="04D1170B"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 xml:space="preserve">Release data points </w:t>
            </w:r>
          </w:p>
        </w:tc>
        <w:tc>
          <w:tcPr>
            <w:tcW w:w="3103" w:type="dxa"/>
            <w:vMerge w:val="restart"/>
          </w:tcPr>
          <w:p w14:paraId="646DA21D"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Planning</w:t>
            </w:r>
          </w:p>
          <w:p w14:paraId="5CF11750"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Planning Update</w:t>
            </w:r>
          </w:p>
          <w:p w14:paraId="28183DAB"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Tender</w:t>
            </w:r>
          </w:p>
          <w:p w14:paraId="45028849"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Tender Amendment</w:t>
            </w:r>
          </w:p>
          <w:p w14:paraId="0D333715"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Tender Update</w:t>
            </w:r>
          </w:p>
          <w:p w14:paraId="00D4DCF3"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Tender Cancellation</w:t>
            </w:r>
          </w:p>
          <w:p w14:paraId="012D1239"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Awards</w:t>
            </w:r>
          </w:p>
          <w:p w14:paraId="3920D42C"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Award Update</w:t>
            </w:r>
          </w:p>
          <w:p w14:paraId="3B787B8E"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Award Cancellation</w:t>
            </w:r>
          </w:p>
          <w:p w14:paraId="1828C078"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Contract</w:t>
            </w:r>
          </w:p>
          <w:p w14:paraId="6E6C72D0"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Contract Update</w:t>
            </w:r>
          </w:p>
          <w:p w14:paraId="517D90BE"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Contract Amendment</w:t>
            </w:r>
          </w:p>
          <w:p w14:paraId="5926BA8A"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Implementation</w:t>
            </w:r>
          </w:p>
          <w:p w14:paraId="3DCF2117"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Implementation Update</w:t>
            </w:r>
          </w:p>
          <w:p w14:paraId="4E354AD8"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Contract Termination</w:t>
            </w:r>
          </w:p>
          <w:p w14:paraId="6D8511FD"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Compiled qualification</w:t>
            </w:r>
          </w:p>
          <w:p w14:paraId="251008BA"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Qualification update</w:t>
            </w:r>
          </w:p>
          <w:p w14:paraId="732B9E1C"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Qualification Amendment</w:t>
            </w:r>
          </w:p>
          <w:p w14:paraId="6B5D9081"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Qualification Cancellation</w:t>
            </w:r>
          </w:p>
          <w:p w14:paraId="7F7D9A1F"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Shortlist</w:t>
            </w:r>
          </w:p>
          <w:p w14:paraId="108EA1CF"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Shortlist Update</w:t>
            </w:r>
          </w:p>
          <w:p w14:paraId="4AE23021" w14:textId="77777777" w:rsidR="00666956" w:rsidRPr="00AD2D56" w:rsidRDefault="00F957A5" w:rsidP="00057158">
            <w:pPr>
              <w:numPr>
                <w:ilvl w:val="0"/>
                <w:numId w:val="8"/>
              </w:numPr>
              <w:jc w:val="both"/>
              <w:rPr>
                <w:rFonts w:ascii="Arial" w:hAnsi="Arial" w:cs="Arial"/>
                <w:sz w:val="22"/>
                <w:szCs w:val="22"/>
              </w:rPr>
            </w:pPr>
            <w:r w:rsidRPr="00AD2D56">
              <w:rPr>
                <w:rFonts w:ascii="Arial" w:hAnsi="Arial" w:cs="Arial"/>
                <w:sz w:val="22"/>
                <w:szCs w:val="22"/>
              </w:rPr>
              <w:t>Uri</w:t>
            </w:r>
          </w:p>
          <w:p w14:paraId="625D4916" w14:textId="77777777" w:rsidR="00666956" w:rsidRPr="00AD2D56" w:rsidRDefault="00F957A5" w:rsidP="00057158">
            <w:pPr>
              <w:numPr>
                <w:ilvl w:val="0"/>
                <w:numId w:val="8"/>
              </w:numPr>
              <w:jc w:val="both"/>
              <w:rPr>
                <w:rFonts w:ascii="Arial" w:hAnsi="Arial" w:cs="Arial"/>
                <w:sz w:val="22"/>
                <w:szCs w:val="22"/>
                <w:lang w:val="en-US"/>
              </w:rPr>
            </w:pPr>
            <w:r w:rsidRPr="00AD2D56">
              <w:rPr>
                <w:rFonts w:ascii="Arial" w:hAnsi="Arial" w:cs="Arial"/>
                <w:sz w:val="22"/>
                <w:szCs w:val="22"/>
              </w:rPr>
              <w:t>Date</w:t>
            </w:r>
          </w:p>
        </w:tc>
      </w:tr>
      <w:tr w:rsidR="00377CA9" w:rsidRPr="00AD2D56" w14:paraId="153DD982" w14:textId="77777777">
        <w:tc>
          <w:tcPr>
            <w:tcW w:w="1795" w:type="dxa"/>
          </w:tcPr>
          <w:p w14:paraId="6C0F40F9" w14:textId="77777777" w:rsidR="00666956" w:rsidRPr="00AD2D56" w:rsidRDefault="00F957A5" w:rsidP="00057158">
            <w:pPr>
              <w:jc w:val="both"/>
              <w:rPr>
                <w:rFonts w:ascii="Arial" w:hAnsi="Arial" w:cs="Arial"/>
                <w:sz w:val="22"/>
                <w:szCs w:val="22"/>
                <w:lang w:val="en-US"/>
              </w:rPr>
            </w:pPr>
            <w:bookmarkStart w:id="198" w:name="_Toc14067"/>
            <w:r w:rsidRPr="00AD2D56">
              <w:rPr>
                <w:rFonts w:ascii="Arial" w:hAnsi="Arial" w:cs="Arial"/>
                <w:sz w:val="22"/>
                <w:szCs w:val="22"/>
                <w:lang w:val="en-US"/>
              </w:rPr>
              <w:t>Documents data points</w:t>
            </w:r>
            <w:bookmarkEnd w:id="198"/>
            <w:r w:rsidRPr="00AD2D56">
              <w:rPr>
                <w:rFonts w:ascii="Arial" w:hAnsi="Arial" w:cs="Arial"/>
                <w:sz w:val="22"/>
                <w:szCs w:val="22"/>
                <w:lang w:val="en-US"/>
              </w:rPr>
              <w:t xml:space="preserve"> </w:t>
            </w:r>
          </w:p>
        </w:tc>
        <w:tc>
          <w:tcPr>
            <w:tcW w:w="2796" w:type="dxa"/>
          </w:tcPr>
          <w:p w14:paraId="203C7AA2" w14:textId="77777777" w:rsidR="00666956" w:rsidRPr="00AD2D56" w:rsidRDefault="00F957A5" w:rsidP="00057158">
            <w:pPr>
              <w:jc w:val="both"/>
              <w:rPr>
                <w:rFonts w:ascii="Arial" w:hAnsi="Arial" w:cs="Arial"/>
                <w:sz w:val="22"/>
                <w:szCs w:val="22"/>
                <w:lang w:val="en-US"/>
              </w:rPr>
            </w:pPr>
            <w:bookmarkStart w:id="199" w:name="_Toc9287"/>
            <w:r w:rsidRPr="00AD2D56">
              <w:rPr>
                <w:rFonts w:ascii="Arial" w:hAnsi="Arial" w:cs="Arial"/>
                <w:sz w:val="22"/>
                <w:szCs w:val="22"/>
                <w:lang w:val="en-US"/>
              </w:rPr>
              <w:t>Description</w:t>
            </w:r>
            <w:bookmarkEnd w:id="199"/>
          </w:p>
          <w:p w14:paraId="4B395B2A"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Title</w:t>
            </w:r>
          </w:p>
          <w:p w14:paraId="726B2A94"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 xml:space="preserve">Date </w:t>
            </w:r>
            <w:proofErr w:type="gramStart"/>
            <w:r w:rsidRPr="00AD2D56">
              <w:rPr>
                <w:rFonts w:ascii="Arial" w:hAnsi="Arial" w:cs="Arial"/>
                <w:sz w:val="22"/>
                <w:szCs w:val="22"/>
                <w:lang w:val="en-US"/>
              </w:rPr>
              <w:t>published</w:t>
            </w:r>
            <w:proofErr w:type="gramEnd"/>
          </w:p>
          <w:p w14:paraId="144D652E"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 xml:space="preserve">Date </w:t>
            </w:r>
            <w:proofErr w:type="gramStart"/>
            <w:r w:rsidRPr="00AD2D56">
              <w:rPr>
                <w:rFonts w:ascii="Arial" w:hAnsi="Arial" w:cs="Arial"/>
                <w:sz w:val="22"/>
                <w:szCs w:val="22"/>
                <w:lang w:val="en-US"/>
              </w:rPr>
              <w:t>modified</w:t>
            </w:r>
            <w:proofErr w:type="gramEnd"/>
          </w:p>
          <w:p w14:paraId="782F6176"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Page start</w:t>
            </w:r>
          </w:p>
          <w:p w14:paraId="4CBADE35"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Page end</w:t>
            </w:r>
          </w:p>
          <w:p w14:paraId="37EB7823"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Access details</w:t>
            </w:r>
          </w:p>
          <w:p w14:paraId="5F6CAB3B"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Author</w:t>
            </w:r>
          </w:p>
          <w:p w14:paraId="66F1F270" w14:textId="77777777" w:rsidR="00666956" w:rsidRPr="00AD2D56" w:rsidRDefault="00F957A5" w:rsidP="00057158">
            <w:pPr>
              <w:jc w:val="both"/>
              <w:rPr>
                <w:rFonts w:ascii="Arial" w:hAnsi="Arial" w:cs="Arial"/>
                <w:sz w:val="22"/>
                <w:szCs w:val="22"/>
                <w:lang w:val="en-US"/>
              </w:rPr>
            </w:pPr>
            <w:r w:rsidRPr="00AD2D56">
              <w:rPr>
                <w:rFonts w:ascii="Arial" w:hAnsi="Arial" w:cs="Arial"/>
                <w:sz w:val="22"/>
                <w:szCs w:val="22"/>
                <w:lang w:val="en-US"/>
              </w:rPr>
              <w:t>Documents type</w:t>
            </w:r>
          </w:p>
        </w:tc>
        <w:tc>
          <w:tcPr>
            <w:tcW w:w="1548" w:type="dxa"/>
            <w:vMerge/>
          </w:tcPr>
          <w:p w14:paraId="6AEEA420" w14:textId="77777777" w:rsidR="00666956" w:rsidRPr="00AD2D56" w:rsidRDefault="00666956" w:rsidP="00057158">
            <w:pPr>
              <w:jc w:val="both"/>
              <w:rPr>
                <w:rFonts w:ascii="Arial" w:hAnsi="Arial" w:cs="Arial"/>
                <w:sz w:val="22"/>
                <w:szCs w:val="22"/>
                <w:lang w:val="en-US"/>
              </w:rPr>
            </w:pPr>
          </w:p>
        </w:tc>
        <w:tc>
          <w:tcPr>
            <w:tcW w:w="3103" w:type="dxa"/>
            <w:vMerge/>
          </w:tcPr>
          <w:p w14:paraId="601B5FFA" w14:textId="77777777" w:rsidR="00666956" w:rsidRPr="00AD2D56" w:rsidRDefault="00666956" w:rsidP="00057158">
            <w:pPr>
              <w:jc w:val="both"/>
              <w:rPr>
                <w:rFonts w:ascii="Arial" w:hAnsi="Arial" w:cs="Arial"/>
                <w:sz w:val="22"/>
                <w:szCs w:val="22"/>
                <w:lang w:val="en-US"/>
              </w:rPr>
            </w:pPr>
          </w:p>
        </w:tc>
      </w:tr>
    </w:tbl>
    <w:p w14:paraId="00CE01FC" w14:textId="77777777" w:rsidR="00666956" w:rsidRPr="00AD2D56" w:rsidRDefault="00666956" w:rsidP="00057158">
      <w:pPr>
        <w:jc w:val="both"/>
        <w:rPr>
          <w:rFonts w:ascii="Arial" w:hAnsi="Arial" w:cs="Arial"/>
          <w:sz w:val="22"/>
          <w:szCs w:val="22"/>
          <w:lang w:val="en-US"/>
        </w:rPr>
      </w:pPr>
    </w:p>
    <w:p w14:paraId="7A2EC509" w14:textId="77777777" w:rsidR="00666956" w:rsidRPr="00AD2D56" w:rsidRDefault="00F957A5" w:rsidP="00057158">
      <w:pPr>
        <w:pStyle w:val="Heading1"/>
        <w:jc w:val="both"/>
        <w:rPr>
          <w:rFonts w:cs="Arial"/>
          <w:b/>
          <w:color w:val="auto"/>
          <w:sz w:val="22"/>
          <w:szCs w:val="22"/>
        </w:rPr>
      </w:pPr>
      <w:bookmarkStart w:id="200" w:name="_Toc20814"/>
      <w:bookmarkStart w:id="201" w:name="_Toc138691236"/>
      <w:r w:rsidRPr="00AD2D56">
        <w:rPr>
          <w:rFonts w:cs="Arial"/>
          <w:b/>
          <w:bCs w:val="0"/>
          <w:color w:val="auto"/>
          <w:sz w:val="22"/>
          <w:szCs w:val="22"/>
          <w:lang w:val="en-US"/>
        </w:rPr>
        <w:t xml:space="preserve">5.0 </w:t>
      </w:r>
      <w:bookmarkStart w:id="202" w:name="_Toc18371"/>
      <w:r w:rsidRPr="00AD2D56">
        <w:rPr>
          <w:rFonts w:cs="Arial"/>
          <w:b/>
          <w:color w:val="auto"/>
          <w:sz w:val="22"/>
          <w:szCs w:val="22"/>
        </w:rPr>
        <w:t>SUMMARY OF KEY FINDINGS</w:t>
      </w:r>
      <w:bookmarkEnd w:id="200"/>
      <w:bookmarkEnd w:id="201"/>
      <w:bookmarkEnd w:id="202"/>
    </w:p>
    <w:p w14:paraId="6F49D5B7" w14:textId="77777777" w:rsidR="00666956" w:rsidRPr="00AD2D56" w:rsidRDefault="00666956" w:rsidP="00057158">
      <w:pPr>
        <w:jc w:val="both"/>
        <w:rPr>
          <w:rFonts w:ascii="Arial" w:hAnsi="Arial" w:cs="Arial"/>
          <w:b/>
          <w:sz w:val="22"/>
          <w:szCs w:val="22"/>
          <w:highlight w:val="yellow"/>
        </w:rPr>
      </w:pPr>
    </w:p>
    <w:p w14:paraId="7E98C4FD" w14:textId="185DFD47" w:rsidR="00666956" w:rsidRPr="00AD2D56" w:rsidRDefault="00F957A5" w:rsidP="00057158">
      <w:pPr>
        <w:numPr>
          <w:ilvl w:val="0"/>
          <w:numId w:val="9"/>
        </w:numPr>
        <w:spacing w:line="360" w:lineRule="auto"/>
        <w:jc w:val="both"/>
        <w:rPr>
          <w:rFonts w:ascii="Arial" w:hAnsi="Arial" w:cs="Arial"/>
          <w:sz w:val="22"/>
          <w:szCs w:val="22"/>
          <w:lang w:val="en-US"/>
        </w:rPr>
      </w:pPr>
      <w:r w:rsidRPr="00AD2D56">
        <w:rPr>
          <w:rFonts w:ascii="Arial" w:hAnsi="Arial" w:cs="Arial"/>
          <w:b/>
          <w:bCs/>
          <w:sz w:val="22"/>
          <w:szCs w:val="22"/>
          <w:lang w:val="en-US"/>
        </w:rPr>
        <w:t xml:space="preserve">There was </w:t>
      </w:r>
      <w:r w:rsidR="2D451FB0" w:rsidRPr="00AD2D56">
        <w:rPr>
          <w:rFonts w:ascii="Arial" w:hAnsi="Arial" w:cs="Arial"/>
          <w:b/>
          <w:bCs/>
          <w:sz w:val="22"/>
          <w:szCs w:val="22"/>
          <w:lang w:val="en-US"/>
        </w:rPr>
        <w:t xml:space="preserve">a </w:t>
      </w:r>
      <w:r w:rsidRPr="00AD2D56">
        <w:rPr>
          <w:rFonts w:ascii="Arial" w:hAnsi="Arial" w:cs="Arial"/>
          <w:b/>
          <w:bCs/>
          <w:sz w:val="22"/>
          <w:szCs w:val="22"/>
          <w:lang w:val="en-US"/>
        </w:rPr>
        <w:t>low bidder response</w:t>
      </w:r>
      <w:r w:rsidRPr="00AD2D56">
        <w:rPr>
          <w:rFonts w:ascii="Arial" w:hAnsi="Arial" w:cs="Arial"/>
          <w:sz w:val="22"/>
          <w:szCs w:val="22"/>
          <w:lang w:val="en-US"/>
        </w:rPr>
        <w:t xml:space="preserve"> to open tenders for public infrastructure projects, with an average of 1.38 bids received per bid opportunity.</w:t>
      </w:r>
    </w:p>
    <w:p w14:paraId="45CA1353" w14:textId="20A75F9B" w:rsidR="00666956" w:rsidRPr="00AD2D56" w:rsidRDefault="5CF0F4E5" w:rsidP="00057158">
      <w:pPr>
        <w:numPr>
          <w:ilvl w:val="0"/>
          <w:numId w:val="9"/>
        </w:numPr>
        <w:spacing w:line="360" w:lineRule="auto"/>
        <w:jc w:val="both"/>
        <w:rPr>
          <w:rFonts w:ascii="Arial" w:hAnsi="Arial" w:cs="Arial"/>
          <w:sz w:val="22"/>
          <w:szCs w:val="22"/>
          <w:lang w:val="en-US"/>
        </w:rPr>
      </w:pPr>
      <w:r w:rsidRPr="00AD2D56">
        <w:rPr>
          <w:rFonts w:ascii="Arial" w:eastAsia="SimSun" w:hAnsi="Arial" w:cs="Arial"/>
          <w:b/>
          <w:bCs/>
          <w:sz w:val="22"/>
          <w:szCs w:val="22"/>
          <w:lang w:val="en-US"/>
        </w:rPr>
        <w:t>Most</w:t>
      </w:r>
      <w:r w:rsidR="00F957A5" w:rsidRPr="00AD2D56">
        <w:rPr>
          <w:rFonts w:ascii="Arial" w:eastAsia="SimSun" w:hAnsi="Arial" w:cs="Arial"/>
          <w:b/>
          <w:bCs/>
          <w:sz w:val="22"/>
          <w:szCs w:val="22"/>
          <w:lang w:val="en-US"/>
        </w:rPr>
        <w:t xml:space="preserve"> contracts </w:t>
      </w:r>
      <w:r w:rsidR="00F957A5" w:rsidRPr="00AD2D56">
        <w:rPr>
          <w:rFonts w:ascii="Arial" w:eastAsia="SimSun" w:hAnsi="Arial" w:cs="Arial"/>
          <w:sz w:val="22"/>
          <w:szCs w:val="22"/>
          <w:lang w:val="en-US"/>
        </w:rPr>
        <w:t xml:space="preserve">(75%) were awarded through </w:t>
      </w:r>
      <w:r w:rsidR="2D451FB0" w:rsidRPr="00AD2D56">
        <w:rPr>
          <w:rFonts w:ascii="Arial" w:eastAsia="SimSun" w:hAnsi="Arial" w:cs="Arial"/>
          <w:sz w:val="22"/>
          <w:szCs w:val="22"/>
          <w:lang w:val="en-US"/>
        </w:rPr>
        <w:t xml:space="preserve">the </w:t>
      </w:r>
      <w:r w:rsidR="00F957A5" w:rsidRPr="00AD2D56">
        <w:rPr>
          <w:rFonts w:ascii="Arial" w:eastAsia="SimSun" w:hAnsi="Arial" w:cs="Arial"/>
          <w:sz w:val="22"/>
          <w:szCs w:val="22"/>
          <w:lang w:val="en-US"/>
        </w:rPr>
        <w:t>open d</w:t>
      </w:r>
      <w:r w:rsidR="00F957A5" w:rsidRPr="00AD2D56">
        <w:rPr>
          <w:rFonts w:ascii="Arial" w:hAnsi="Arial" w:cs="Arial"/>
          <w:sz w:val="22"/>
          <w:szCs w:val="22"/>
          <w:lang w:val="en-US"/>
        </w:rPr>
        <w:t xml:space="preserve">omestic bidding method, suggesting increasing domestic capacity. </w:t>
      </w:r>
    </w:p>
    <w:p w14:paraId="745422E7" w14:textId="5DC8E71B" w:rsidR="00666956" w:rsidRPr="00AD2D56" w:rsidRDefault="00F957A5" w:rsidP="00057158">
      <w:pPr>
        <w:numPr>
          <w:ilvl w:val="0"/>
          <w:numId w:val="9"/>
        </w:numPr>
        <w:spacing w:line="360" w:lineRule="auto"/>
        <w:jc w:val="both"/>
        <w:rPr>
          <w:rFonts w:ascii="Arial" w:hAnsi="Arial" w:cs="Arial"/>
          <w:sz w:val="22"/>
          <w:szCs w:val="22"/>
          <w:lang w:val="en-US"/>
        </w:rPr>
      </w:pPr>
      <w:r w:rsidRPr="00AD2D56">
        <w:rPr>
          <w:rFonts w:ascii="Arial" w:hAnsi="Arial" w:cs="Arial"/>
          <w:b/>
          <w:bCs/>
          <w:sz w:val="22"/>
          <w:szCs w:val="22"/>
          <w:lang w:val="en-US"/>
        </w:rPr>
        <w:t>Most bidders</w:t>
      </w:r>
      <w:r w:rsidRPr="00AD2D56">
        <w:rPr>
          <w:rFonts w:ascii="Arial" w:hAnsi="Arial" w:cs="Arial"/>
          <w:sz w:val="22"/>
          <w:szCs w:val="22"/>
          <w:lang w:val="en-US"/>
        </w:rPr>
        <w:t xml:space="preserve"> (94.5</w:t>
      </w:r>
      <w:r w:rsidR="00DD67D8" w:rsidRPr="00AD2D56">
        <w:rPr>
          <w:rFonts w:ascii="Arial" w:hAnsi="Arial" w:cs="Arial"/>
          <w:sz w:val="22"/>
          <w:szCs w:val="22"/>
          <w:lang w:val="en-US"/>
        </w:rPr>
        <w:t xml:space="preserve">%) were Uganda firms, implying </w:t>
      </w:r>
      <w:r w:rsidRPr="00AD2D56">
        <w:rPr>
          <w:rFonts w:ascii="Arial" w:hAnsi="Arial" w:cs="Arial"/>
          <w:sz w:val="22"/>
          <w:szCs w:val="22"/>
          <w:lang w:val="en-US"/>
        </w:rPr>
        <w:t>high compliance by PDEs to reservation schemes that seeks to enhance local content in public procurement (Guideline 1/2018</w:t>
      </w:r>
      <w:proofErr w:type="gramStart"/>
      <w:r w:rsidRPr="00AD2D56">
        <w:rPr>
          <w:rFonts w:ascii="Arial" w:hAnsi="Arial" w:cs="Arial"/>
          <w:sz w:val="22"/>
          <w:szCs w:val="22"/>
          <w:lang w:val="en-US"/>
        </w:rPr>
        <w:t>).The</w:t>
      </w:r>
      <w:proofErr w:type="gramEnd"/>
      <w:r w:rsidRPr="00AD2D56">
        <w:rPr>
          <w:rFonts w:ascii="Arial" w:hAnsi="Arial" w:cs="Arial"/>
          <w:sz w:val="22"/>
          <w:szCs w:val="22"/>
          <w:lang w:val="en-US"/>
        </w:rPr>
        <w:t xml:space="preserve"> guideline provides for a reservation of procurement of road works whose estimated cost is UGX 45 Bn and below, and other public works whose estimated cost is UGX 10 Bn and below to national and resident providers. </w:t>
      </w:r>
    </w:p>
    <w:p w14:paraId="5ACBEA42" w14:textId="77777777" w:rsidR="00666956" w:rsidRPr="00AD2D56" w:rsidRDefault="00F957A5" w:rsidP="00057158">
      <w:pPr>
        <w:numPr>
          <w:ilvl w:val="0"/>
          <w:numId w:val="9"/>
        </w:numPr>
        <w:spacing w:line="360" w:lineRule="auto"/>
        <w:jc w:val="both"/>
        <w:rPr>
          <w:rFonts w:ascii="Arial" w:hAnsi="Arial" w:cs="Arial"/>
          <w:sz w:val="22"/>
          <w:szCs w:val="22"/>
          <w:lang w:val="en-US"/>
        </w:rPr>
      </w:pPr>
      <w:r w:rsidRPr="00AD2D56">
        <w:rPr>
          <w:rStyle w:val="Strong"/>
          <w:rFonts w:ascii="Arial" w:eastAsia="sans-serif" w:hAnsi="Arial" w:cs="Arial"/>
          <w:sz w:val="22"/>
          <w:szCs w:val="22"/>
          <w:shd w:val="clear" w:color="auto" w:fill="FFFFFF"/>
          <w:lang w:val="en-US"/>
        </w:rPr>
        <w:t>Thirty nine percent (39%),</w:t>
      </w:r>
      <w:r w:rsidRPr="00AD2D56">
        <w:rPr>
          <w:rStyle w:val="Strong"/>
          <w:rFonts w:ascii="Arial" w:eastAsia="sans-serif" w:hAnsi="Arial" w:cs="Arial"/>
          <w:b w:val="0"/>
          <w:bCs w:val="0"/>
          <w:sz w:val="22"/>
          <w:szCs w:val="22"/>
          <w:shd w:val="clear" w:color="auto" w:fill="FFFFFF"/>
          <w:lang w:val="en-US"/>
        </w:rPr>
        <w:t xml:space="preserve"> that is, about four in 10 tenders had attracted </w:t>
      </w:r>
      <w:r w:rsidRPr="00AD2D56">
        <w:rPr>
          <w:rFonts w:ascii="Arial" w:hAnsi="Arial" w:cs="Arial"/>
          <w:sz w:val="22"/>
          <w:szCs w:val="22"/>
          <w:lang w:val="en-US"/>
        </w:rPr>
        <w:t xml:space="preserve">less than three bids, suggesting low bidder response to tenders. </w:t>
      </w:r>
    </w:p>
    <w:p w14:paraId="5BE6C6DC" w14:textId="6570B0EE" w:rsidR="00666956" w:rsidRPr="00AD2D56" w:rsidRDefault="00F957A5" w:rsidP="00057158">
      <w:pPr>
        <w:numPr>
          <w:ilvl w:val="0"/>
          <w:numId w:val="9"/>
        </w:numPr>
        <w:spacing w:line="360" w:lineRule="auto"/>
        <w:jc w:val="both"/>
        <w:rPr>
          <w:rFonts w:ascii="Arial" w:hAnsi="Arial" w:cs="Arial"/>
          <w:sz w:val="22"/>
          <w:szCs w:val="22"/>
        </w:rPr>
      </w:pPr>
      <w:r w:rsidRPr="00AD2D56">
        <w:rPr>
          <w:rFonts w:ascii="Arial" w:hAnsi="Arial" w:cs="Arial"/>
          <w:sz w:val="22"/>
          <w:szCs w:val="22"/>
          <w:lang w:val="en-US"/>
        </w:rPr>
        <w:t xml:space="preserve">There were some cases of variations between market price and contract award prices in some projects, for example, in the Design and Build of Kisoro - </w:t>
      </w:r>
      <w:proofErr w:type="spellStart"/>
      <w:r w:rsidRPr="00AD2D56">
        <w:rPr>
          <w:rFonts w:ascii="Arial" w:hAnsi="Arial" w:cs="Arial"/>
          <w:sz w:val="22"/>
          <w:szCs w:val="22"/>
          <w:lang w:val="en-US"/>
        </w:rPr>
        <w:t>Rubuguri</w:t>
      </w:r>
      <w:proofErr w:type="spellEnd"/>
      <w:r w:rsidRPr="00AD2D56">
        <w:rPr>
          <w:rFonts w:ascii="Arial" w:hAnsi="Arial" w:cs="Arial"/>
          <w:sz w:val="22"/>
          <w:szCs w:val="22"/>
          <w:lang w:val="en-US"/>
        </w:rPr>
        <w:t xml:space="preserve"> - </w:t>
      </w:r>
      <w:proofErr w:type="spellStart"/>
      <w:r w:rsidRPr="00AD2D56">
        <w:rPr>
          <w:rFonts w:ascii="Arial" w:hAnsi="Arial" w:cs="Arial"/>
          <w:sz w:val="22"/>
          <w:szCs w:val="22"/>
          <w:lang w:val="en-US"/>
        </w:rPr>
        <w:t>Muko</w:t>
      </w:r>
      <w:proofErr w:type="spellEnd"/>
      <w:r w:rsidRPr="00AD2D56">
        <w:rPr>
          <w:rFonts w:ascii="Arial" w:hAnsi="Arial" w:cs="Arial"/>
          <w:sz w:val="22"/>
          <w:szCs w:val="22"/>
          <w:lang w:val="en-US"/>
        </w:rPr>
        <w:t>/</w:t>
      </w:r>
      <w:proofErr w:type="spellStart"/>
      <w:r w:rsidRPr="00AD2D56">
        <w:rPr>
          <w:rFonts w:ascii="Arial" w:hAnsi="Arial" w:cs="Arial"/>
          <w:sz w:val="22"/>
          <w:szCs w:val="22"/>
          <w:lang w:val="en-US"/>
        </w:rPr>
        <w:t>Nteko</w:t>
      </w:r>
      <w:proofErr w:type="spellEnd"/>
      <w:r w:rsidRPr="00AD2D56">
        <w:rPr>
          <w:rFonts w:ascii="Arial" w:hAnsi="Arial" w:cs="Arial"/>
          <w:sz w:val="22"/>
          <w:szCs w:val="22"/>
          <w:lang w:val="en-US"/>
        </w:rPr>
        <w:t xml:space="preserve"> Road Upgrading Project (72km), a variation of up-to 72.8 Bn (14%) was observed. </w:t>
      </w:r>
    </w:p>
    <w:p w14:paraId="3F67BA71" w14:textId="23F6E692" w:rsidR="00666956" w:rsidRPr="00AD2D56" w:rsidRDefault="00F957A5" w:rsidP="00057158">
      <w:pPr>
        <w:numPr>
          <w:ilvl w:val="0"/>
          <w:numId w:val="9"/>
        </w:numPr>
        <w:spacing w:line="360" w:lineRule="auto"/>
        <w:jc w:val="both"/>
        <w:rPr>
          <w:rFonts w:ascii="Arial" w:hAnsi="Arial" w:cs="Arial"/>
          <w:sz w:val="22"/>
          <w:szCs w:val="22"/>
          <w:highlight w:val="white"/>
        </w:rPr>
      </w:pPr>
      <w:r w:rsidRPr="00AD2D56">
        <w:rPr>
          <w:rFonts w:ascii="Arial" w:hAnsi="Arial" w:cs="Arial"/>
          <w:b/>
          <w:bCs/>
          <w:sz w:val="22"/>
          <w:szCs w:val="22"/>
          <w:lang w:val="en-US"/>
        </w:rPr>
        <w:t xml:space="preserve">Integration of </w:t>
      </w:r>
      <w:r w:rsidRPr="00AD2D56">
        <w:rPr>
          <w:rFonts w:ascii="Arial" w:eastAsia="SimSun" w:hAnsi="Arial" w:cs="Arial"/>
          <w:b/>
          <w:bCs/>
          <w:sz w:val="22"/>
          <w:szCs w:val="22"/>
        </w:rPr>
        <w:t xml:space="preserve">OC4IDS </w:t>
      </w:r>
      <w:r w:rsidRPr="00AD2D56">
        <w:rPr>
          <w:rFonts w:ascii="Arial" w:eastAsia="SimSun" w:hAnsi="Arial" w:cs="Arial"/>
          <w:b/>
          <w:bCs/>
          <w:sz w:val="22"/>
          <w:szCs w:val="22"/>
          <w:lang w:val="en-US"/>
        </w:rPr>
        <w:t xml:space="preserve">in </w:t>
      </w:r>
      <w:r w:rsidRPr="00AD2D56">
        <w:rPr>
          <w:rFonts w:ascii="Arial" w:eastAsia="SimSun" w:hAnsi="Arial" w:cs="Arial"/>
          <w:b/>
          <w:bCs/>
          <w:sz w:val="22"/>
          <w:szCs w:val="22"/>
        </w:rPr>
        <w:t>EGP</w:t>
      </w:r>
      <w:r w:rsidRPr="00AD2D56">
        <w:rPr>
          <w:rFonts w:ascii="Arial" w:eastAsia="SimSun" w:hAnsi="Arial" w:cs="Arial"/>
          <w:b/>
          <w:bCs/>
          <w:sz w:val="22"/>
          <w:szCs w:val="22"/>
          <w:lang w:val="en-US"/>
        </w:rPr>
        <w:t xml:space="preserve"> is yet to be concluded. </w:t>
      </w:r>
      <w:r w:rsidR="0040151F" w:rsidRPr="00AD2D56">
        <w:rPr>
          <w:rFonts w:ascii="Arial" w:eastAsia="SimSun" w:hAnsi="Arial" w:cs="Arial"/>
          <w:sz w:val="22"/>
          <w:szCs w:val="22"/>
          <w:lang w:val="en-US"/>
        </w:rPr>
        <w:t>The activity is</w:t>
      </w:r>
      <w:r w:rsidR="2D451FB0" w:rsidRPr="00AD2D56">
        <w:rPr>
          <w:rFonts w:ascii="Arial" w:eastAsia="SimSun" w:hAnsi="Arial" w:cs="Arial"/>
          <w:sz w:val="22"/>
          <w:szCs w:val="22"/>
          <w:lang w:val="en-US"/>
        </w:rPr>
        <w:t xml:space="preserve"> </w:t>
      </w:r>
      <w:r w:rsidRPr="00AD2D56">
        <w:rPr>
          <w:rFonts w:ascii="Arial" w:eastAsia="SimSun" w:hAnsi="Arial" w:cs="Arial"/>
          <w:sz w:val="22"/>
          <w:szCs w:val="22"/>
          <w:lang w:val="en-US"/>
        </w:rPr>
        <w:t xml:space="preserve">pending conclusion of </w:t>
      </w:r>
      <w:r w:rsidRPr="00AD2D56">
        <w:rPr>
          <w:rFonts w:ascii="Arial" w:hAnsi="Arial" w:cs="Arial"/>
          <w:sz w:val="22"/>
          <w:szCs w:val="22"/>
          <w:lang w:val="en-US"/>
        </w:rPr>
        <w:t xml:space="preserve">EGP regulatory framework by the Attorney General. </w:t>
      </w:r>
    </w:p>
    <w:p w14:paraId="1CA605F0" w14:textId="77777777" w:rsidR="0040151F" w:rsidRPr="00AD2D56" w:rsidRDefault="00F957A5" w:rsidP="0040151F">
      <w:pPr>
        <w:numPr>
          <w:ilvl w:val="0"/>
          <w:numId w:val="9"/>
        </w:numPr>
        <w:spacing w:line="360" w:lineRule="auto"/>
        <w:jc w:val="both"/>
        <w:rPr>
          <w:rFonts w:ascii="Arial" w:hAnsi="Arial" w:cs="Arial"/>
          <w:sz w:val="22"/>
          <w:szCs w:val="22"/>
          <w:highlight w:val="white"/>
        </w:rPr>
      </w:pPr>
      <w:r w:rsidRPr="00AD2D56">
        <w:rPr>
          <w:rFonts w:ascii="Arial" w:hAnsi="Arial" w:cs="Arial"/>
          <w:sz w:val="22"/>
          <w:szCs w:val="22"/>
          <w:lang w:val="en-US"/>
        </w:rPr>
        <w:t xml:space="preserve">There was no data </w:t>
      </w:r>
      <w:r w:rsidRPr="00AD2D56">
        <w:rPr>
          <w:rFonts w:ascii="Arial" w:hAnsi="Arial" w:cs="Arial"/>
          <w:sz w:val="22"/>
          <w:szCs w:val="22"/>
        </w:rPr>
        <w:t xml:space="preserve">on </w:t>
      </w:r>
      <w:r w:rsidRPr="00AD2D56">
        <w:rPr>
          <w:rFonts w:ascii="Arial" w:hAnsi="Arial" w:cs="Arial"/>
          <w:sz w:val="22"/>
          <w:szCs w:val="22"/>
          <w:lang w:val="en-US"/>
        </w:rPr>
        <w:t>GPP to support spend analysis, delays</w:t>
      </w:r>
      <w:r w:rsidR="5154DEB2" w:rsidRPr="00AD2D56">
        <w:rPr>
          <w:rFonts w:ascii="Arial" w:hAnsi="Arial" w:cs="Arial"/>
          <w:sz w:val="22"/>
          <w:szCs w:val="22"/>
          <w:lang w:val="en-US"/>
        </w:rPr>
        <w:t>,</w:t>
      </w:r>
      <w:r w:rsidRPr="00AD2D56">
        <w:rPr>
          <w:rFonts w:ascii="Arial" w:hAnsi="Arial" w:cs="Arial"/>
          <w:sz w:val="22"/>
          <w:szCs w:val="22"/>
          <w:lang w:val="en-US"/>
        </w:rPr>
        <w:t xml:space="preserve"> and quality of delivered projects. Similarly, GPP did not capture data on details of persons (firm or individuals) </w:t>
      </w:r>
      <w:r w:rsidRPr="00AD2D56">
        <w:rPr>
          <w:rFonts w:ascii="Arial" w:hAnsi="Arial" w:cs="Arial"/>
          <w:sz w:val="22"/>
          <w:szCs w:val="22"/>
          <w:lang w:val="en-US"/>
        </w:rPr>
        <w:lastRenderedPageBreak/>
        <w:t xml:space="preserve">who are award contacts such as </w:t>
      </w:r>
      <w:r w:rsidRPr="00AD2D56">
        <w:rPr>
          <w:rFonts w:ascii="Arial" w:hAnsi="Arial" w:cs="Arial"/>
          <w:sz w:val="22"/>
          <w:szCs w:val="22"/>
        </w:rPr>
        <w:t xml:space="preserve">women, </w:t>
      </w:r>
      <w:r w:rsidRPr="00AD2D56">
        <w:rPr>
          <w:rFonts w:ascii="Arial" w:hAnsi="Arial" w:cs="Arial"/>
          <w:sz w:val="22"/>
          <w:szCs w:val="22"/>
          <w:lang w:val="en-US"/>
        </w:rPr>
        <w:t>Y</w:t>
      </w:r>
      <w:r w:rsidRPr="00AD2D56">
        <w:rPr>
          <w:rFonts w:ascii="Arial" w:hAnsi="Arial" w:cs="Arial"/>
          <w:sz w:val="22"/>
          <w:szCs w:val="22"/>
        </w:rPr>
        <w:t xml:space="preserve">outh </w:t>
      </w:r>
      <w:r w:rsidRPr="00AD2D56">
        <w:rPr>
          <w:rFonts w:ascii="Arial" w:hAnsi="Arial" w:cs="Arial"/>
          <w:sz w:val="22"/>
          <w:szCs w:val="22"/>
          <w:lang w:val="en-US"/>
        </w:rPr>
        <w:t xml:space="preserve">or Persons </w:t>
      </w:r>
      <w:r w:rsidR="2D451FB0" w:rsidRPr="00AD2D56">
        <w:rPr>
          <w:rFonts w:ascii="Arial" w:hAnsi="Arial" w:cs="Arial"/>
          <w:sz w:val="22"/>
          <w:szCs w:val="22"/>
          <w:lang w:val="en-US"/>
        </w:rPr>
        <w:t>with</w:t>
      </w:r>
      <w:r w:rsidRPr="00AD2D56">
        <w:rPr>
          <w:rFonts w:ascii="Arial" w:hAnsi="Arial" w:cs="Arial"/>
          <w:sz w:val="22"/>
          <w:szCs w:val="22"/>
          <w:lang w:val="en-US"/>
        </w:rPr>
        <w:t xml:space="preserve"> Disabilities (PWDs). </w:t>
      </w:r>
      <w:r w:rsidRPr="00AD2D56">
        <w:rPr>
          <w:rFonts w:ascii="Arial" w:hAnsi="Arial" w:cs="Arial"/>
          <w:sz w:val="22"/>
          <w:szCs w:val="22"/>
        </w:rPr>
        <w:t>Yet, i</w:t>
      </w:r>
      <w:r w:rsidRPr="00AD2D56">
        <w:rPr>
          <w:rFonts w:ascii="Arial" w:hAnsi="Arial" w:cs="Arial"/>
          <w:sz w:val="22"/>
          <w:szCs w:val="22"/>
          <w:highlight w:val="white"/>
        </w:rPr>
        <w:t xml:space="preserve">nclusive procurement should be a deliberate way to integrate all citizens </w:t>
      </w:r>
      <w:r w:rsidRPr="00AD2D56">
        <w:rPr>
          <w:rFonts w:ascii="Arial" w:hAnsi="Arial" w:cs="Arial"/>
          <w:sz w:val="22"/>
          <w:szCs w:val="22"/>
          <w:highlight w:val="white"/>
          <w:lang w:val="en-US"/>
        </w:rPr>
        <w:t xml:space="preserve">in </w:t>
      </w:r>
      <w:r w:rsidRPr="00AD2D56">
        <w:rPr>
          <w:rFonts w:ascii="Arial" w:hAnsi="Arial" w:cs="Arial"/>
          <w:sz w:val="22"/>
          <w:szCs w:val="22"/>
          <w:highlight w:val="white"/>
        </w:rPr>
        <w:t>the money economy.</w:t>
      </w:r>
    </w:p>
    <w:p w14:paraId="51F8242A" w14:textId="4DF9A6D8" w:rsidR="0040151F" w:rsidRPr="00AD2D56" w:rsidRDefault="0040151F" w:rsidP="0040151F">
      <w:pPr>
        <w:numPr>
          <w:ilvl w:val="0"/>
          <w:numId w:val="9"/>
        </w:numPr>
        <w:spacing w:line="360" w:lineRule="auto"/>
        <w:jc w:val="both"/>
        <w:rPr>
          <w:rFonts w:ascii="Arial" w:hAnsi="Arial" w:cs="Arial"/>
          <w:sz w:val="22"/>
          <w:szCs w:val="22"/>
          <w:highlight w:val="white"/>
        </w:rPr>
      </w:pPr>
      <w:r w:rsidRPr="00AD2D56">
        <w:rPr>
          <w:rFonts w:ascii="Arial" w:eastAsia="SimSun" w:hAnsi="Arial" w:cs="Arial"/>
          <w:sz w:val="22"/>
          <w:szCs w:val="22"/>
          <w:highlight w:val="white"/>
          <w:lang w:eastAsia="zh-CN"/>
        </w:rPr>
        <w:t xml:space="preserve">There </w:t>
      </w:r>
      <w:r w:rsidRPr="00AD2D56">
        <w:rPr>
          <w:rFonts w:ascii="Arial" w:eastAsia="SimSun" w:hAnsi="Arial" w:cs="Arial"/>
          <w:sz w:val="22"/>
          <w:szCs w:val="22"/>
          <w:highlight w:val="white"/>
          <w:lang w:val="en-GB" w:eastAsia="zh-CN"/>
        </w:rPr>
        <w:t xml:space="preserve">is no data providing for geo-mapping of projects, this is because </w:t>
      </w:r>
      <w:r w:rsidRPr="00AD2D56">
        <w:rPr>
          <w:rFonts w:ascii="Arial" w:eastAsia="SimSun" w:hAnsi="Arial" w:cs="Arial"/>
          <w:sz w:val="22"/>
          <w:szCs w:val="22"/>
          <w:lang w:val="en-GB" w:eastAsia="zh-CN"/>
        </w:rPr>
        <w:t xml:space="preserve">of lack of a </w:t>
      </w:r>
      <w:r w:rsidRPr="00AD2D56">
        <w:rPr>
          <w:rFonts w:ascii="Arial" w:hAnsi="Arial" w:cs="Arial"/>
          <w:sz w:val="22"/>
          <w:szCs w:val="22"/>
        </w:rPr>
        <w:t>legal requirement to geomap projects</w:t>
      </w:r>
      <w:r w:rsidRPr="00AD2D56">
        <w:rPr>
          <w:rFonts w:ascii="Arial" w:hAnsi="Arial" w:cs="Arial"/>
          <w:sz w:val="22"/>
          <w:szCs w:val="22"/>
          <w:lang w:val="en-GB"/>
        </w:rPr>
        <w:t xml:space="preserve">, requiring entities to report and disclose on coordinates of the projects to establish the actual location of planned and completed projects on a live map. </w:t>
      </w:r>
    </w:p>
    <w:p w14:paraId="02D2B5BF" w14:textId="77777777" w:rsidR="00666956" w:rsidRPr="00AD2D56" w:rsidRDefault="00F957A5" w:rsidP="00057158">
      <w:pPr>
        <w:pStyle w:val="Heading1"/>
        <w:jc w:val="both"/>
        <w:rPr>
          <w:rFonts w:cs="Arial"/>
          <w:b/>
          <w:color w:val="auto"/>
          <w:sz w:val="22"/>
          <w:szCs w:val="22"/>
        </w:rPr>
      </w:pPr>
      <w:bookmarkStart w:id="203" w:name="_Toc27491"/>
      <w:bookmarkStart w:id="204" w:name="_Toc138691237"/>
      <w:r w:rsidRPr="00AD2D56">
        <w:rPr>
          <w:rFonts w:cs="Arial"/>
          <w:b/>
          <w:bCs w:val="0"/>
          <w:color w:val="auto"/>
          <w:sz w:val="22"/>
          <w:szCs w:val="22"/>
          <w:lang w:val="en-US"/>
        </w:rPr>
        <w:t>6.0</w:t>
      </w:r>
      <w:bookmarkStart w:id="205" w:name="_Toc757"/>
      <w:r w:rsidRPr="00AD2D56">
        <w:rPr>
          <w:rFonts w:cs="Arial"/>
          <w:b/>
          <w:bCs w:val="0"/>
          <w:color w:val="auto"/>
          <w:sz w:val="22"/>
          <w:szCs w:val="22"/>
          <w:lang w:val="en-US"/>
        </w:rPr>
        <w:t xml:space="preserve"> </w:t>
      </w:r>
      <w:r w:rsidRPr="00AD2D56">
        <w:rPr>
          <w:rFonts w:cs="Arial"/>
          <w:b/>
          <w:color w:val="auto"/>
          <w:sz w:val="22"/>
          <w:szCs w:val="22"/>
        </w:rPr>
        <w:t>SUGGESTED RECOMMENDATIONS</w:t>
      </w:r>
      <w:bookmarkEnd w:id="203"/>
      <w:bookmarkEnd w:id="204"/>
      <w:bookmarkEnd w:id="205"/>
    </w:p>
    <w:p w14:paraId="68931403" w14:textId="77777777" w:rsidR="00666956" w:rsidRPr="00AD2D56" w:rsidRDefault="00666956" w:rsidP="00057158">
      <w:pPr>
        <w:jc w:val="both"/>
        <w:rPr>
          <w:rFonts w:ascii="Arial" w:hAnsi="Arial" w:cs="Arial"/>
          <w:b/>
          <w:sz w:val="22"/>
          <w:szCs w:val="22"/>
        </w:rPr>
      </w:pPr>
    </w:p>
    <w:p w14:paraId="6D7396B3" w14:textId="77777777" w:rsidR="00666956" w:rsidRPr="00AD2D56" w:rsidRDefault="00F957A5" w:rsidP="00057158">
      <w:pPr>
        <w:numPr>
          <w:ilvl w:val="0"/>
          <w:numId w:val="10"/>
        </w:numPr>
        <w:tabs>
          <w:tab w:val="clear" w:pos="425"/>
        </w:tabs>
        <w:spacing w:line="360" w:lineRule="auto"/>
        <w:jc w:val="both"/>
        <w:rPr>
          <w:rFonts w:ascii="Arial" w:hAnsi="Arial" w:cs="Arial"/>
          <w:sz w:val="22"/>
          <w:szCs w:val="22"/>
        </w:rPr>
      </w:pPr>
      <w:r w:rsidRPr="00AD2D56">
        <w:rPr>
          <w:rFonts w:ascii="Arial" w:hAnsi="Arial" w:cs="Arial"/>
          <w:sz w:val="22"/>
          <w:szCs w:val="22"/>
          <w:lang w:val="en-US"/>
        </w:rPr>
        <w:t>The extant analysis revealed that most bidders (94.5%) were Uganda firms</w:t>
      </w:r>
      <w:r w:rsidRPr="00AD2D56">
        <w:rPr>
          <w:rFonts w:ascii="Arial" w:hAnsi="Arial" w:cs="Arial"/>
          <w:sz w:val="22"/>
          <w:szCs w:val="22"/>
        </w:rPr>
        <w:t>. P</w:t>
      </w:r>
      <w:r w:rsidRPr="00AD2D56">
        <w:rPr>
          <w:rFonts w:ascii="Arial" w:hAnsi="Arial" w:cs="Arial"/>
          <w:sz w:val="22"/>
          <w:szCs w:val="22"/>
          <w:lang w:val="en-US" w:eastAsia="en-GB"/>
        </w:rPr>
        <w:t>PDA should therefore initiate sector-wide information dissemination on the planned projects, implementation status, expected outputs, funding details, and cost to consolidate this level of achievement. Besides the entity websites, such strategic information should be disseminated through local and national radio stations, TVs, social media platforms, etc. Moreover, Section 58 (6) of the PPDA act obligates entities to display procurement plans on notice boards f</w:t>
      </w:r>
      <w:r w:rsidRPr="00AD2D56">
        <w:rPr>
          <w:rFonts w:ascii="Arial" w:hAnsi="Arial" w:cs="Arial"/>
          <w:sz w:val="22"/>
          <w:szCs w:val="22"/>
        </w:rPr>
        <w:t xml:space="preserve">or at least 20 working days. </w:t>
      </w:r>
    </w:p>
    <w:p w14:paraId="0669392E" w14:textId="6E0D48DC" w:rsidR="00666956" w:rsidRPr="00AD2D56" w:rsidRDefault="00FE168C" w:rsidP="00057158">
      <w:pPr>
        <w:numPr>
          <w:ilvl w:val="0"/>
          <w:numId w:val="10"/>
        </w:numPr>
        <w:tabs>
          <w:tab w:val="clear" w:pos="425"/>
        </w:tabs>
        <w:spacing w:line="360" w:lineRule="auto"/>
        <w:jc w:val="both"/>
        <w:rPr>
          <w:rFonts w:ascii="Arial" w:hAnsi="Arial" w:cs="Arial"/>
          <w:sz w:val="22"/>
          <w:szCs w:val="22"/>
        </w:rPr>
      </w:pPr>
      <w:r w:rsidRPr="00AD2D56">
        <w:rPr>
          <w:rStyle w:val="Strong"/>
          <w:rFonts w:ascii="Arial" w:eastAsia="sans-serif" w:hAnsi="Arial" w:cs="Arial"/>
          <w:b w:val="0"/>
          <w:bCs w:val="0"/>
          <w:sz w:val="22"/>
          <w:szCs w:val="22"/>
          <w:shd w:val="clear" w:color="auto" w:fill="FFFFFF"/>
          <w:lang w:val="en-US"/>
        </w:rPr>
        <w:t>The</w:t>
      </w:r>
      <w:r w:rsidR="00F957A5" w:rsidRPr="00AD2D56">
        <w:rPr>
          <w:rStyle w:val="Strong"/>
          <w:rFonts w:ascii="Arial" w:eastAsia="sans-serif" w:hAnsi="Arial" w:cs="Arial"/>
          <w:b w:val="0"/>
          <w:bCs w:val="0"/>
          <w:sz w:val="22"/>
          <w:szCs w:val="22"/>
          <w:shd w:val="clear" w:color="auto" w:fill="FFFFFF"/>
          <w:lang w:val="en-US"/>
        </w:rPr>
        <w:t xml:space="preserve"> low response to tenders, with 39% of the tenders attracting </w:t>
      </w:r>
      <w:r w:rsidR="00F957A5" w:rsidRPr="00AD2D56">
        <w:rPr>
          <w:rFonts w:ascii="Arial" w:hAnsi="Arial" w:cs="Arial"/>
          <w:sz w:val="22"/>
          <w:szCs w:val="22"/>
          <w:lang w:val="en-US"/>
        </w:rPr>
        <w:t xml:space="preserve">less than three bids, and the </w:t>
      </w:r>
      <w:r w:rsidR="00F957A5" w:rsidRPr="00AD2D56">
        <w:rPr>
          <w:rStyle w:val="Strong"/>
          <w:rFonts w:ascii="Arial" w:eastAsia="sans-serif" w:hAnsi="Arial" w:cs="Arial"/>
          <w:b w:val="0"/>
          <w:bCs w:val="0"/>
          <w:sz w:val="22"/>
          <w:szCs w:val="22"/>
          <w:shd w:val="clear" w:color="auto" w:fill="FFFFFF"/>
          <w:lang w:val="en-US"/>
        </w:rPr>
        <w:t>low average number of bids per open tender (1.38 bids) a</w:t>
      </w:r>
      <w:r w:rsidR="00F957A5" w:rsidRPr="00AD2D56">
        <w:rPr>
          <w:rFonts w:ascii="Arial" w:hAnsi="Arial" w:cs="Arial"/>
          <w:sz w:val="22"/>
          <w:szCs w:val="22"/>
          <w:lang w:val="en-US"/>
        </w:rPr>
        <w:t xml:space="preserve">ffirms the existence of </w:t>
      </w:r>
      <w:r w:rsidR="00F957A5" w:rsidRPr="00AD2D56">
        <w:rPr>
          <w:rFonts w:ascii="Arial" w:hAnsi="Arial" w:cs="Arial"/>
          <w:sz w:val="22"/>
          <w:szCs w:val="22"/>
        </w:rPr>
        <w:t xml:space="preserve">barriers to private sector participation in </w:t>
      </w:r>
      <w:r w:rsidR="00F957A5" w:rsidRPr="00AD2D56">
        <w:rPr>
          <w:rFonts w:ascii="Arial" w:hAnsi="Arial" w:cs="Arial"/>
          <w:sz w:val="22"/>
          <w:szCs w:val="22"/>
          <w:lang w:val="en-US"/>
        </w:rPr>
        <w:t>public tenders</w:t>
      </w:r>
      <w:r w:rsidR="00F957A5" w:rsidRPr="00AD2D56">
        <w:rPr>
          <w:rFonts w:ascii="Arial" w:hAnsi="Arial" w:cs="Arial"/>
          <w:sz w:val="22"/>
          <w:szCs w:val="22"/>
        </w:rPr>
        <w:t xml:space="preserve">.  PPDA should work towards reducing procurement transaction costs to enhance private sector participation in public sector procurement. </w:t>
      </w:r>
      <w:r w:rsidR="00F957A5" w:rsidRPr="00AD2D56">
        <w:rPr>
          <w:rFonts w:ascii="Arial" w:hAnsi="Arial" w:cs="Arial"/>
          <w:sz w:val="22"/>
          <w:szCs w:val="22"/>
          <w:lang w:val="en-US"/>
        </w:rPr>
        <w:t xml:space="preserve">Entities </w:t>
      </w:r>
      <w:r w:rsidR="00F957A5" w:rsidRPr="00AD2D56">
        <w:rPr>
          <w:rFonts w:ascii="Arial" w:hAnsi="Arial" w:cs="Arial"/>
          <w:sz w:val="22"/>
          <w:szCs w:val="22"/>
        </w:rPr>
        <w:t xml:space="preserve">should be </w:t>
      </w:r>
      <w:r w:rsidR="00F957A5" w:rsidRPr="00AD2D56">
        <w:rPr>
          <w:rFonts w:ascii="Arial" w:hAnsi="Arial" w:cs="Arial"/>
          <w:sz w:val="22"/>
          <w:szCs w:val="22"/>
          <w:lang w:val="en-US"/>
        </w:rPr>
        <w:t xml:space="preserve">closely </w:t>
      </w:r>
      <w:r w:rsidR="00F957A5" w:rsidRPr="00AD2D56">
        <w:rPr>
          <w:rFonts w:ascii="Arial" w:hAnsi="Arial" w:cs="Arial"/>
          <w:sz w:val="22"/>
          <w:szCs w:val="22"/>
        </w:rPr>
        <w:t xml:space="preserve">monitored to ensure they commit to non-discrimination </w:t>
      </w:r>
      <w:r w:rsidR="00F957A5" w:rsidRPr="00AD2D56">
        <w:rPr>
          <w:rFonts w:ascii="Arial" w:hAnsi="Arial" w:cs="Arial"/>
          <w:sz w:val="22"/>
          <w:szCs w:val="22"/>
          <w:lang w:val="en-US"/>
        </w:rPr>
        <w:t>while s</w:t>
      </w:r>
      <w:r w:rsidR="00F957A5" w:rsidRPr="00AD2D56">
        <w:rPr>
          <w:rFonts w:ascii="Arial" w:hAnsi="Arial" w:cs="Arial"/>
          <w:sz w:val="22"/>
          <w:szCs w:val="22"/>
        </w:rPr>
        <w:t>etting qualification requirements</w:t>
      </w:r>
      <w:r w:rsidR="00F957A5" w:rsidRPr="00AD2D56">
        <w:rPr>
          <w:rFonts w:ascii="Arial" w:hAnsi="Arial" w:cs="Arial"/>
          <w:sz w:val="22"/>
          <w:szCs w:val="22"/>
          <w:lang w:val="en-US"/>
        </w:rPr>
        <w:t xml:space="preserve"> to avoid </w:t>
      </w:r>
      <w:r w:rsidR="00F957A5" w:rsidRPr="00AD2D56">
        <w:rPr>
          <w:rFonts w:ascii="Arial" w:hAnsi="Arial" w:cs="Arial"/>
          <w:sz w:val="22"/>
          <w:szCs w:val="22"/>
        </w:rPr>
        <w:t>artificially restrict</w:t>
      </w:r>
      <w:proofErr w:type="spellStart"/>
      <w:r w:rsidR="00F957A5" w:rsidRPr="00AD2D56">
        <w:rPr>
          <w:rFonts w:ascii="Arial" w:hAnsi="Arial" w:cs="Arial"/>
          <w:sz w:val="22"/>
          <w:szCs w:val="22"/>
          <w:lang w:val="en-US"/>
        </w:rPr>
        <w:t>ing</w:t>
      </w:r>
      <w:proofErr w:type="spellEnd"/>
      <w:r w:rsidR="00F957A5" w:rsidRPr="00AD2D56">
        <w:rPr>
          <w:rFonts w:ascii="Arial" w:hAnsi="Arial" w:cs="Arial"/>
          <w:sz w:val="22"/>
          <w:szCs w:val="22"/>
          <w:lang w:val="en-US"/>
        </w:rPr>
        <w:t xml:space="preserve"> </w:t>
      </w:r>
      <w:r w:rsidR="00F957A5" w:rsidRPr="00AD2D56">
        <w:rPr>
          <w:rFonts w:ascii="Arial" w:hAnsi="Arial" w:cs="Arial"/>
          <w:sz w:val="22"/>
          <w:szCs w:val="22"/>
        </w:rPr>
        <w:t xml:space="preserve">competition. Factors such as the cost of bidding documents, limited information on available tenders, delays in payments, and corrupt and fraudulent practices in award of tenders have repeatedly been cited as impediments to private sector participation in government tenders. </w:t>
      </w:r>
    </w:p>
    <w:p w14:paraId="0DC35F9F" w14:textId="77777777" w:rsidR="00666956" w:rsidRPr="00AD2D56" w:rsidRDefault="00F957A5" w:rsidP="00057158">
      <w:pPr>
        <w:numPr>
          <w:ilvl w:val="0"/>
          <w:numId w:val="10"/>
        </w:numPr>
        <w:tabs>
          <w:tab w:val="clear" w:pos="425"/>
        </w:tabs>
        <w:spacing w:line="360" w:lineRule="auto"/>
        <w:jc w:val="both"/>
        <w:rPr>
          <w:rFonts w:ascii="Arial" w:hAnsi="Arial" w:cs="Arial"/>
          <w:sz w:val="22"/>
          <w:szCs w:val="22"/>
        </w:rPr>
      </w:pPr>
      <w:r w:rsidRPr="00AD2D56">
        <w:rPr>
          <w:rFonts w:ascii="Arial" w:hAnsi="Arial" w:cs="Arial"/>
          <w:sz w:val="22"/>
          <w:szCs w:val="22"/>
          <w:lang w:val="en-US"/>
        </w:rPr>
        <w:t xml:space="preserve">PPDA should decisively address the issue of variations between market price and contract award prices of projects, especially those considered strategic to national development. The </w:t>
      </w:r>
      <w:r w:rsidRPr="00AD2D56">
        <w:rPr>
          <w:rFonts w:ascii="Arial" w:hAnsi="Arial" w:cs="Arial"/>
          <w:sz w:val="22"/>
          <w:szCs w:val="22"/>
          <w:lang w:val="en-US" w:eastAsia="en-GB"/>
        </w:rPr>
        <w:t xml:space="preserve">current role of PPDA in procurement planning under Section </w:t>
      </w:r>
      <w:r w:rsidRPr="00AD2D56">
        <w:rPr>
          <w:rFonts w:ascii="Arial" w:hAnsi="Arial" w:cs="Arial"/>
          <w:bCs/>
          <w:sz w:val="22"/>
          <w:szCs w:val="22"/>
        </w:rPr>
        <w:t xml:space="preserve">58 of the PPDA Act </w:t>
      </w:r>
      <w:r w:rsidRPr="00AD2D56">
        <w:rPr>
          <w:rFonts w:ascii="Arial" w:hAnsi="Arial" w:cs="Arial"/>
          <w:bCs/>
          <w:sz w:val="22"/>
          <w:szCs w:val="22"/>
          <w:lang w:val="en-US"/>
        </w:rPr>
        <w:t xml:space="preserve">should be reviewed to include an analysis of the estimated costs therein relative to market prices. </w:t>
      </w:r>
      <w:r w:rsidRPr="00AD2D56">
        <w:rPr>
          <w:rFonts w:ascii="Arial" w:hAnsi="Arial" w:cs="Arial"/>
          <w:sz w:val="22"/>
          <w:szCs w:val="22"/>
        </w:rPr>
        <w:t xml:space="preserve"> It is hoped this initiative would </w:t>
      </w:r>
      <w:r w:rsidRPr="00AD2D56">
        <w:rPr>
          <w:rFonts w:ascii="Arial" w:hAnsi="Arial" w:cs="Arial"/>
          <w:sz w:val="22"/>
          <w:szCs w:val="22"/>
          <w:lang w:val="en-US"/>
        </w:rPr>
        <w:t xml:space="preserve">proactively </w:t>
      </w:r>
      <w:r w:rsidRPr="00AD2D56">
        <w:rPr>
          <w:rFonts w:ascii="Arial" w:hAnsi="Arial" w:cs="Arial"/>
          <w:sz w:val="22"/>
          <w:szCs w:val="22"/>
          <w:lang w:val="en-US" w:eastAsia="en-GB"/>
        </w:rPr>
        <w:t xml:space="preserve">reduce the occurrence of budget overruns that seriously affect project implementation. </w:t>
      </w:r>
    </w:p>
    <w:p w14:paraId="0100700B" w14:textId="0420229E" w:rsidR="0040151F" w:rsidRPr="00AD2D56" w:rsidRDefault="0040151F" w:rsidP="00057158">
      <w:pPr>
        <w:numPr>
          <w:ilvl w:val="0"/>
          <w:numId w:val="10"/>
        </w:numPr>
        <w:tabs>
          <w:tab w:val="clear" w:pos="425"/>
        </w:tabs>
        <w:spacing w:line="360" w:lineRule="auto"/>
        <w:jc w:val="both"/>
        <w:rPr>
          <w:rFonts w:ascii="Arial" w:hAnsi="Arial" w:cs="Arial"/>
          <w:sz w:val="22"/>
          <w:szCs w:val="22"/>
        </w:rPr>
      </w:pPr>
      <w:r w:rsidRPr="00AD2D56">
        <w:rPr>
          <w:rFonts w:ascii="Arial" w:hAnsi="Arial" w:cs="Arial"/>
          <w:sz w:val="22"/>
          <w:szCs w:val="22"/>
          <w:lang w:val="en-US" w:eastAsia="en-GB"/>
        </w:rPr>
        <w:t xml:space="preserve">PPDA should issue a legal provision or amend reporting templates to include a requirement for entities to report on location and coordinates of planned and completed projects. This should further be </w:t>
      </w:r>
      <w:proofErr w:type="gramStart"/>
      <w:r w:rsidRPr="00AD2D56">
        <w:rPr>
          <w:rFonts w:ascii="Arial" w:hAnsi="Arial" w:cs="Arial"/>
          <w:sz w:val="22"/>
          <w:szCs w:val="22"/>
          <w:lang w:val="en-US" w:eastAsia="en-GB"/>
        </w:rPr>
        <w:t>effected</w:t>
      </w:r>
      <w:proofErr w:type="gramEnd"/>
      <w:r w:rsidRPr="00AD2D56">
        <w:rPr>
          <w:rFonts w:ascii="Arial" w:hAnsi="Arial" w:cs="Arial"/>
          <w:sz w:val="22"/>
          <w:szCs w:val="22"/>
          <w:lang w:val="en-US" w:eastAsia="en-GB"/>
        </w:rPr>
        <w:t xml:space="preserve"> by </w:t>
      </w:r>
      <w:proofErr w:type="spellStart"/>
      <w:r w:rsidRPr="00AD2D56">
        <w:rPr>
          <w:rFonts w:ascii="Arial" w:hAnsi="Arial" w:cs="Arial"/>
          <w:sz w:val="22"/>
          <w:szCs w:val="22"/>
          <w:lang w:val="en-US" w:eastAsia="en-GB"/>
        </w:rPr>
        <w:t>MoFPED</w:t>
      </w:r>
      <w:proofErr w:type="spellEnd"/>
      <w:r w:rsidRPr="00AD2D56">
        <w:rPr>
          <w:rFonts w:ascii="Arial" w:hAnsi="Arial" w:cs="Arial"/>
          <w:sz w:val="22"/>
          <w:szCs w:val="22"/>
          <w:lang w:val="en-US" w:eastAsia="en-GB"/>
        </w:rPr>
        <w:t xml:space="preserve"> in the design of the e-GP. </w:t>
      </w:r>
    </w:p>
    <w:p w14:paraId="1B381C4C" w14:textId="6D58BB71" w:rsidR="00666956" w:rsidRPr="00AD2D56" w:rsidRDefault="00F957A5" w:rsidP="00057158">
      <w:pPr>
        <w:numPr>
          <w:ilvl w:val="0"/>
          <w:numId w:val="10"/>
        </w:numPr>
        <w:tabs>
          <w:tab w:val="clear" w:pos="425"/>
        </w:tabs>
        <w:spacing w:line="360" w:lineRule="auto"/>
        <w:jc w:val="both"/>
        <w:rPr>
          <w:rFonts w:ascii="Arial" w:hAnsi="Arial" w:cs="Arial"/>
          <w:sz w:val="22"/>
          <w:szCs w:val="22"/>
        </w:rPr>
      </w:pPr>
      <w:r w:rsidRPr="00AD2D56">
        <w:rPr>
          <w:rFonts w:ascii="Arial" w:hAnsi="Arial" w:cs="Arial"/>
          <w:sz w:val="22"/>
          <w:szCs w:val="22"/>
        </w:rPr>
        <w:lastRenderedPageBreak/>
        <w:t>Numerous data points were missing</w:t>
      </w:r>
      <w:r w:rsidRPr="00AD2D56">
        <w:rPr>
          <w:rFonts w:ascii="Arial" w:hAnsi="Arial" w:cs="Arial"/>
          <w:sz w:val="22"/>
          <w:szCs w:val="22"/>
          <w:lang w:val="en-US"/>
        </w:rPr>
        <w:t xml:space="preserve">, suggesting entities do not post complete data on GPP, which made the computation of some vital indicators like delays, cost overruns, and spend analysis difficult. </w:t>
      </w:r>
      <w:r w:rsidRPr="00AD2D56">
        <w:rPr>
          <w:rFonts w:ascii="Arial" w:hAnsi="Arial" w:cs="Arial"/>
          <w:sz w:val="22"/>
          <w:szCs w:val="22"/>
        </w:rPr>
        <w:t>PPDA</w:t>
      </w:r>
      <w:r w:rsidRPr="00AD2D56">
        <w:rPr>
          <w:rFonts w:ascii="Arial" w:hAnsi="Arial" w:cs="Arial"/>
          <w:sz w:val="22"/>
          <w:szCs w:val="22"/>
          <w:lang w:val="en-US"/>
        </w:rPr>
        <w:t xml:space="preserve">, through her periodic inspections vide </w:t>
      </w:r>
      <w:r w:rsidRPr="00AD2D56">
        <w:rPr>
          <w:rFonts w:ascii="Arial" w:hAnsi="Arial" w:cs="Arial"/>
          <w:sz w:val="22"/>
          <w:szCs w:val="22"/>
        </w:rPr>
        <w:t>s.7 (1) (I) of the PPDA Act 2003(as amended)</w:t>
      </w:r>
      <w:r w:rsidRPr="00AD2D56">
        <w:rPr>
          <w:rFonts w:ascii="Arial" w:hAnsi="Arial" w:cs="Arial"/>
          <w:sz w:val="22"/>
          <w:szCs w:val="22"/>
          <w:lang w:val="en-US"/>
        </w:rPr>
        <w:t xml:space="preserve">, should enforce </w:t>
      </w:r>
      <w:r w:rsidRPr="00AD2D56">
        <w:rPr>
          <w:rFonts w:ascii="Arial" w:hAnsi="Arial" w:cs="Arial"/>
          <w:sz w:val="22"/>
          <w:szCs w:val="22"/>
        </w:rPr>
        <w:t xml:space="preserve"> records </w:t>
      </w:r>
      <w:r w:rsidRPr="00AD2D56">
        <w:rPr>
          <w:rFonts w:ascii="Arial" w:hAnsi="Arial" w:cs="Arial"/>
          <w:sz w:val="22"/>
          <w:szCs w:val="22"/>
          <w:lang w:val="en-US"/>
        </w:rPr>
        <w:t>management and disclosure on GPP by all entities</w:t>
      </w:r>
      <w:r w:rsidRPr="00AD2D56">
        <w:rPr>
          <w:rFonts w:ascii="Arial" w:hAnsi="Arial" w:cs="Arial"/>
          <w:sz w:val="22"/>
          <w:szCs w:val="22"/>
        </w:rPr>
        <w:t xml:space="preserve">. Without a strategic view of </w:t>
      </w:r>
      <w:r w:rsidRPr="00AD2D56">
        <w:rPr>
          <w:rFonts w:ascii="Arial" w:hAnsi="Arial" w:cs="Arial"/>
          <w:sz w:val="22"/>
          <w:szCs w:val="22"/>
          <w:lang w:val="en-US"/>
        </w:rPr>
        <w:t>procurement and contract management records</w:t>
      </w:r>
      <w:r w:rsidRPr="00AD2D56">
        <w:rPr>
          <w:rFonts w:ascii="Arial" w:hAnsi="Arial" w:cs="Arial"/>
          <w:sz w:val="22"/>
          <w:szCs w:val="22"/>
        </w:rPr>
        <w:t>,</w:t>
      </w:r>
      <w:r w:rsidRPr="00AD2D56">
        <w:rPr>
          <w:rFonts w:ascii="Arial" w:hAnsi="Arial" w:cs="Arial"/>
          <w:sz w:val="22"/>
          <w:szCs w:val="22"/>
          <w:lang w:val="en-US"/>
        </w:rPr>
        <w:t xml:space="preserve"> performance gaps and </w:t>
      </w:r>
      <w:r w:rsidR="5ECA3451" w:rsidRPr="00AD2D56">
        <w:rPr>
          <w:rFonts w:ascii="Arial" w:hAnsi="Arial" w:cs="Arial"/>
          <w:sz w:val="22"/>
          <w:szCs w:val="22"/>
          <w:lang w:val="en-US"/>
        </w:rPr>
        <w:t>indeed</w:t>
      </w:r>
      <w:r w:rsidRPr="00AD2D56">
        <w:rPr>
          <w:rFonts w:ascii="Arial" w:hAnsi="Arial" w:cs="Arial"/>
          <w:sz w:val="22"/>
          <w:szCs w:val="22"/>
          <w:lang w:val="en-US"/>
        </w:rPr>
        <w:t xml:space="preserve"> red flags will be </w:t>
      </w:r>
      <w:r w:rsidRPr="00AD2D56">
        <w:rPr>
          <w:rFonts w:ascii="Arial" w:hAnsi="Arial" w:cs="Arial"/>
          <w:sz w:val="22"/>
          <w:szCs w:val="22"/>
        </w:rPr>
        <w:t xml:space="preserve">difficult to </w:t>
      </w:r>
      <w:r w:rsidRPr="00AD2D56">
        <w:rPr>
          <w:rFonts w:ascii="Arial" w:hAnsi="Arial" w:cs="Arial"/>
          <w:sz w:val="22"/>
          <w:szCs w:val="22"/>
          <w:lang w:val="en-US"/>
        </w:rPr>
        <w:t xml:space="preserve">monitor and address. </w:t>
      </w:r>
      <w:r w:rsidRPr="00AD2D56">
        <w:rPr>
          <w:rFonts w:ascii="Arial" w:hAnsi="Arial" w:cs="Arial"/>
          <w:sz w:val="22"/>
          <w:szCs w:val="22"/>
        </w:rPr>
        <w:t xml:space="preserve">  </w:t>
      </w:r>
    </w:p>
    <w:p w14:paraId="52A258AA" w14:textId="77777777" w:rsidR="00666956" w:rsidRPr="00AD2D56" w:rsidRDefault="00F957A5" w:rsidP="00057158">
      <w:pPr>
        <w:numPr>
          <w:ilvl w:val="0"/>
          <w:numId w:val="10"/>
        </w:numPr>
        <w:tabs>
          <w:tab w:val="clear" w:pos="425"/>
        </w:tabs>
        <w:spacing w:line="360" w:lineRule="auto"/>
        <w:jc w:val="both"/>
        <w:rPr>
          <w:rFonts w:ascii="Arial" w:hAnsi="Arial" w:cs="Arial"/>
          <w:sz w:val="22"/>
          <w:szCs w:val="22"/>
          <w:lang w:val="en-US"/>
        </w:rPr>
      </w:pPr>
      <w:r w:rsidRPr="00AD2D56">
        <w:rPr>
          <w:rFonts w:ascii="Arial" w:hAnsi="Arial" w:cs="Arial"/>
          <w:bCs/>
          <w:sz w:val="22"/>
          <w:szCs w:val="22"/>
        </w:rPr>
        <w:t>The Ministry of Finance, together with PPDA, should expedite the</w:t>
      </w:r>
      <w:r w:rsidRPr="00AD2D56">
        <w:rPr>
          <w:rFonts w:ascii="Arial" w:hAnsi="Arial" w:cs="Arial"/>
          <w:bCs/>
          <w:sz w:val="22"/>
          <w:szCs w:val="22"/>
          <w:lang w:val="en-US"/>
        </w:rPr>
        <w:t xml:space="preserve"> integration of </w:t>
      </w:r>
      <w:r w:rsidRPr="00AD2D56">
        <w:rPr>
          <w:rFonts w:ascii="Arial" w:eastAsia="SimSun" w:hAnsi="Arial" w:cs="Arial"/>
          <w:bCs/>
          <w:sz w:val="22"/>
          <w:szCs w:val="22"/>
        </w:rPr>
        <w:t xml:space="preserve">OC4IDS </w:t>
      </w:r>
      <w:r w:rsidRPr="00AD2D56">
        <w:rPr>
          <w:rFonts w:ascii="Arial" w:eastAsia="SimSun" w:hAnsi="Arial" w:cs="Arial"/>
          <w:bCs/>
          <w:sz w:val="22"/>
          <w:szCs w:val="22"/>
          <w:lang w:val="en-US"/>
        </w:rPr>
        <w:t xml:space="preserve">in </w:t>
      </w:r>
      <w:r w:rsidRPr="00AD2D56">
        <w:rPr>
          <w:rFonts w:ascii="Arial" w:eastAsia="SimSun" w:hAnsi="Arial" w:cs="Arial"/>
          <w:bCs/>
          <w:sz w:val="22"/>
          <w:szCs w:val="22"/>
        </w:rPr>
        <w:t>the EGP</w:t>
      </w:r>
      <w:r w:rsidRPr="00AD2D56">
        <w:rPr>
          <w:rFonts w:ascii="Arial" w:eastAsia="SimSun" w:hAnsi="Arial" w:cs="Arial"/>
          <w:bCs/>
          <w:sz w:val="22"/>
          <w:szCs w:val="22"/>
          <w:lang w:val="en-US"/>
        </w:rPr>
        <w:t xml:space="preserve"> </w:t>
      </w:r>
      <w:r w:rsidRPr="00AD2D56">
        <w:rPr>
          <w:rFonts w:ascii="Arial" w:hAnsi="Arial" w:cs="Arial"/>
          <w:bCs/>
          <w:sz w:val="22"/>
          <w:szCs w:val="22"/>
          <w:lang w:val="en-US"/>
        </w:rPr>
        <w:t xml:space="preserve">to foster </w:t>
      </w:r>
      <w:r w:rsidRPr="00AD2D56">
        <w:rPr>
          <w:rFonts w:ascii="Arial" w:hAnsi="Arial" w:cs="Arial"/>
          <w:bCs/>
          <w:sz w:val="22"/>
          <w:szCs w:val="22"/>
        </w:rPr>
        <w:t xml:space="preserve">transparency and real-time access to infrastructure procurement </w:t>
      </w:r>
      <w:r w:rsidRPr="00AD2D56">
        <w:rPr>
          <w:rFonts w:ascii="Arial" w:hAnsi="Arial" w:cs="Arial"/>
          <w:bCs/>
          <w:sz w:val="22"/>
          <w:szCs w:val="22"/>
          <w:lang w:val="en-US"/>
        </w:rPr>
        <w:t>information</w:t>
      </w:r>
      <w:r w:rsidRPr="00AD2D56">
        <w:rPr>
          <w:rFonts w:ascii="Arial" w:hAnsi="Arial" w:cs="Arial"/>
          <w:bCs/>
          <w:sz w:val="22"/>
          <w:szCs w:val="22"/>
        </w:rPr>
        <w:t xml:space="preserve">. </w:t>
      </w:r>
      <w:r w:rsidRPr="00AD2D56">
        <w:rPr>
          <w:rFonts w:ascii="Arial" w:hAnsi="Arial" w:cs="Arial"/>
          <w:bCs/>
          <w:sz w:val="22"/>
          <w:szCs w:val="22"/>
          <w:lang w:val="en-US"/>
        </w:rPr>
        <w:t>For tender opportunities, these should be sent</w:t>
      </w:r>
      <w:r w:rsidRPr="00AD2D56">
        <w:rPr>
          <w:rFonts w:ascii="Arial" w:hAnsi="Arial" w:cs="Arial"/>
          <w:sz w:val="22"/>
          <w:szCs w:val="22"/>
          <w:lang w:val="en-US"/>
        </w:rPr>
        <w:t xml:space="preserve"> directly to the registered bidders.</w:t>
      </w:r>
    </w:p>
    <w:p w14:paraId="39304F6B" w14:textId="0413A729" w:rsidR="00666956" w:rsidRPr="00AD2D56" w:rsidRDefault="00F957A5" w:rsidP="00057158">
      <w:pPr>
        <w:numPr>
          <w:ilvl w:val="0"/>
          <w:numId w:val="10"/>
        </w:numPr>
        <w:tabs>
          <w:tab w:val="clear" w:pos="425"/>
        </w:tabs>
        <w:spacing w:line="360" w:lineRule="auto"/>
        <w:jc w:val="both"/>
        <w:rPr>
          <w:rFonts w:ascii="Arial" w:hAnsi="Arial" w:cs="Arial"/>
          <w:bCs/>
          <w:sz w:val="22"/>
          <w:szCs w:val="22"/>
        </w:rPr>
      </w:pPr>
      <w:r w:rsidRPr="00AD2D56">
        <w:rPr>
          <w:rFonts w:ascii="Arial" w:hAnsi="Arial" w:cs="Arial"/>
          <w:bCs/>
          <w:sz w:val="22"/>
          <w:szCs w:val="22"/>
        </w:rPr>
        <w:t xml:space="preserve">CoST should </w:t>
      </w:r>
      <w:r w:rsidRPr="00AD2D56">
        <w:rPr>
          <w:rFonts w:ascii="Arial" w:hAnsi="Arial" w:cs="Arial"/>
          <w:bCs/>
          <w:sz w:val="22"/>
          <w:szCs w:val="22"/>
          <w:lang w:val="en-US"/>
        </w:rPr>
        <w:t xml:space="preserve">continue her advocacy for </w:t>
      </w:r>
      <w:r w:rsidRPr="00AD2D56">
        <w:rPr>
          <w:rFonts w:ascii="Arial" w:eastAsia="Noto Sans" w:hAnsi="Arial" w:cs="Arial"/>
          <w:bCs/>
          <w:sz w:val="22"/>
          <w:szCs w:val="22"/>
          <w:shd w:val="clear" w:color="auto" w:fill="FFFFFF"/>
        </w:rPr>
        <w:t xml:space="preserve">access to information, open government, and open contracting. </w:t>
      </w:r>
      <w:r w:rsidRPr="00AD2D56">
        <w:rPr>
          <w:rFonts w:ascii="Arial" w:eastAsia="Noto Sans" w:hAnsi="Arial" w:cs="Arial"/>
          <w:bCs/>
          <w:sz w:val="22"/>
          <w:szCs w:val="22"/>
          <w:shd w:val="clear" w:color="auto" w:fill="FFFFFF"/>
          <w:lang w:val="en-US"/>
        </w:rPr>
        <w:t xml:space="preserve">To this effect, </w:t>
      </w:r>
      <w:r w:rsidRPr="00AD2D56">
        <w:rPr>
          <w:rFonts w:ascii="Arial" w:hAnsi="Arial" w:cs="Arial"/>
          <w:bCs/>
          <w:sz w:val="22"/>
          <w:szCs w:val="22"/>
        </w:rPr>
        <w:t xml:space="preserve">CoST </w:t>
      </w:r>
      <w:r w:rsidRPr="00AD2D56">
        <w:rPr>
          <w:rFonts w:ascii="Arial" w:hAnsi="Arial" w:cs="Arial"/>
          <w:bCs/>
          <w:sz w:val="22"/>
          <w:szCs w:val="22"/>
          <w:lang w:val="en-US"/>
        </w:rPr>
        <w:t xml:space="preserve">should </w:t>
      </w:r>
      <w:r w:rsidRPr="00AD2D56">
        <w:rPr>
          <w:rFonts w:ascii="Arial" w:hAnsi="Arial" w:cs="Arial"/>
          <w:bCs/>
          <w:sz w:val="22"/>
          <w:szCs w:val="22"/>
        </w:rPr>
        <w:t xml:space="preserve">support </w:t>
      </w:r>
      <w:r w:rsidRPr="00AD2D56">
        <w:rPr>
          <w:rFonts w:ascii="Arial" w:hAnsi="Arial" w:cs="Arial"/>
          <w:bCs/>
          <w:sz w:val="22"/>
          <w:szCs w:val="22"/>
          <w:lang w:val="en-US"/>
        </w:rPr>
        <w:t xml:space="preserve">CSOs and the public as </w:t>
      </w:r>
      <w:r w:rsidR="0040151F" w:rsidRPr="00AD2D56">
        <w:rPr>
          <w:rFonts w:ascii="Arial" w:hAnsi="Arial" w:cs="Arial"/>
          <w:bCs/>
          <w:sz w:val="22"/>
          <w:szCs w:val="22"/>
          <w:lang w:val="en-US"/>
        </w:rPr>
        <w:t xml:space="preserve">a </w:t>
      </w:r>
      <w:r w:rsidRPr="00AD2D56">
        <w:rPr>
          <w:rFonts w:ascii="Arial" w:hAnsi="Arial" w:cs="Arial"/>
          <w:bCs/>
          <w:sz w:val="22"/>
          <w:szCs w:val="22"/>
          <w:lang w:val="en-US"/>
        </w:rPr>
        <w:t xml:space="preserve">whole </w:t>
      </w:r>
      <w:r w:rsidRPr="00AD2D56">
        <w:rPr>
          <w:rFonts w:ascii="Arial" w:hAnsi="Arial" w:cs="Arial"/>
          <w:bCs/>
          <w:sz w:val="22"/>
          <w:szCs w:val="22"/>
        </w:rPr>
        <w:t>to access the required informatio</w:t>
      </w:r>
      <w:r w:rsidR="0040151F" w:rsidRPr="00AD2D56">
        <w:rPr>
          <w:rFonts w:ascii="Arial" w:hAnsi="Arial" w:cs="Arial"/>
          <w:bCs/>
          <w:sz w:val="22"/>
          <w:szCs w:val="22"/>
        </w:rPr>
        <w:t>n, be it electronic or physical espcially through the dashboard.</w:t>
      </w:r>
      <w:r w:rsidRPr="00AD2D56">
        <w:rPr>
          <w:rFonts w:ascii="Arial" w:hAnsi="Arial" w:cs="Arial"/>
          <w:bCs/>
          <w:sz w:val="22"/>
          <w:szCs w:val="22"/>
        </w:rPr>
        <w:t xml:space="preserve"> Some members of the public quite often lack the skills to mine the data they need.  </w:t>
      </w:r>
    </w:p>
    <w:p w14:paraId="0D6397A9" w14:textId="2D3FB8D3" w:rsidR="00666956" w:rsidRPr="00AD2D56" w:rsidRDefault="00F957A5" w:rsidP="00057158">
      <w:pPr>
        <w:numPr>
          <w:ilvl w:val="0"/>
          <w:numId w:val="10"/>
        </w:numPr>
        <w:tabs>
          <w:tab w:val="clear" w:pos="425"/>
        </w:tabs>
        <w:spacing w:line="360" w:lineRule="auto"/>
        <w:jc w:val="both"/>
        <w:rPr>
          <w:rFonts w:ascii="Arial" w:hAnsi="Arial" w:cs="Arial"/>
          <w:bCs/>
          <w:sz w:val="22"/>
          <w:szCs w:val="22"/>
        </w:rPr>
      </w:pPr>
      <w:r w:rsidRPr="00AD2D56">
        <w:rPr>
          <w:rFonts w:ascii="Arial" w:hAnsi="Arial" w:cs="Arial"/>
          <w:bCs/>
          <w:sz w:val="22"/>
          <w:szCs w:val="22"/>
          <w:lang w:val="en-US"/>
        </w:rPr>
        <w:t xml:space="preserve">Part of the reason for the low bidder response to infrastructure tender invitations has for </w:t>
      </w:r>
      <w:r w:rsidR="5ECA3451" w:rsidRPr="00AD2D56">
        <w:rPr>
          <w:rFonts w:ascii="Arial" w:hAnsi="Arial" w:cs="Arial"/>
          <w:sz w:val="22"/>
          <w:szCs w:val="22"/>
          <w:lang w:val="en-US"/>
        </w:rPr>
        <w:t xml:space="preserve">a </w:t>
      </w:r>
      <w:r w:rsidRPr="00AD2D56">
        <w:rPr>
          <w:rFonts w:ascii="Arial" w:hAnsi="Arial" w:cs="Arial"/>
          <w:bCs/>
          <w:sz w:val="22"/>
          <w:szCs w:val="22"/>
          <w:lang w:val="en-US"/>
        </w:rPr>
        <w:t>long</w:t>
      </w:r>
      <w:r w:rsidR="5ECA3451" w:rsidRPr="00AD2D56">
        <w:rPr>
          <w:rFonts w:ascii="Arial" w:hAnsi="Arial" w:cs="Arial"/>
          <w:sz w:val="22"/>
          <w:szCs w:val="22"/>
          <w:lang w:val="en-US"/>
        </w:rPr>
        <w:t xml:space="preserve"> time</w:t>
      </w:r>
      <w:r w:rsidRPr="00AD2D56">
        <w:rPr>
          <w:rFonts w:ascii="Arial" w:hAnsi="Arial" w:cs="Arial"/>
          <w:bCs/>
          <w:sz w:val="22"/>
          <w:szCs w:val="22"/>
          <w:lang w:val="en-US"/>
        </w:rPr>
        <w:t xml:space="preserve"> been due to the inherent limited capacity</w:t>
      </w:r>
      <w:r w:rsidR="5ECA3451" w:rsidRPr="00AD2D56">
        <w:rPr>
          <w:rFonts w:ascii="Arial" w:hAnsi="Arial" w:cs="Arial"/>
          <w:sz w:val="22"/>
          <w:szCs w:val="22"/>
          <w:lang w:val="en-US"/>
        </w:rPr>
        <w:t>,</w:t>
      </w:r>
      <w:r w:rsidRPr="00AD2D56">
        <w:rPr>
          <w:rFonts w:ascii="Arial" w:hAnsi="Arial" w:cs="Arial"/>
          <w:bCs/>
          <w:sz w:val="22"/>
          <w:szCs w:val="22"/>
          <w:lang w:val="en-US"/>
        </w:rPr>
        <w:t xml:space="preserve"> especially of local contractors</w:t>
      </w:r>
      <w:r w:rsidR="5ECA3451" w:rsidRPr="00AD2D56">
        <w:rPr>
          <w:rFonts w:ascii="Arial" w:hAnsi="Arial" w:cs="Arial"/>
          <w:sz w:val="22"/>
          <w:szCs w:val="22"/>
          <w:lang w:val="en-US"/>
        </w:rPr>
        <w:t>,</w:t>
      </w:r>
      <w:r w:rsidRPr="00AD2D56">
        <w:rPr>
          <w:rFonts w:ascii="Arial" w:hAnsi="Arial" w:cs="Arial"/>
          <w:bCs/>
          <w:sz w:val="22"/>
          <w:szCs w:val="22"/>
          <w:lang w:val="en-US"/>
        </w:rPr>
        <w:t xml:space="preserve"> to effectively cost and implement infrastructure projects successfully. Therefore, </w:t>
      </w:r>
      <w:r w:rsidRPr="00AD2D56">
        <w:rPr>
          <w:rFonts w:ascii="Arial" w:hAnsi="Arial" w:cs="Arial"/>
          <w:bCs/>
          <w:sz w:val="22"/>
          <w:szCs w:val="22"/>
        </w:rPr>
        <w:t xml:space="preserve">Government should </w:t>
      </w:r>
      <w:r w:rsidRPr="00AD2D56">
        <w:rPr>
          <w:rFonts w:ascii="Arial" w:hAnsi="Arial" w:cs="Arial"/>
          <w:bCs/>
          <w:sz w:val="22"/>
          <w:szCs w:val="22"/>
          <w:lang w:val="en-US"/>
        </w:rPr>
        <w:t xml:space="preserve">create a </w:t>
      </w:r>
      <w:r w:rsidRPr="00AD2D56">
        <w:rPr>
          <w:rFonts w:ascii="Arial" w:hAnsi="Arial" w:cs="Arial"/>
          <w:bCs/>
          <w:sz w:val="22"/>
          <w:szCs w:val="22"/>
        </w:rPr>
        <w:t xml:space="preserve">Construction Industry Development Fund, currently under pursuit by the Uganda National Association of Building and Civil Engineering Contractors (UNABCEC).   Otherwise, the current interest rates for commercial loans in the range of 20-25% are outrageous and make local firms uncompetitive compared to their counterparts, especially from China, where capital </w:t>
      </w:r>
      <w:r w:rsidRPr="00AD2D56">
        <w:rPr>
          <w:rFonts w:ascii="Arial" w:hAnsi="Arial" w:cs="Arial"/>
          <w:bCs/>
          <w:sz w:val="22"/>
          <w:szCs w:val="22"/>
          <w:lang w:val="en-US"/>
        </w:rPr>
        <w:t xml:space="preserve">is accessed under </w:t>
      </w:r>
      <w:r w:rsidRPr="00AD2D56">
        <w:rPr>
          <w:rFonts w:ascii="Arial" w:hAnsi="Arial" w:cs="Arial"/>
          <w:bCs/>
          <w:sz w:val="22"/>
          <w:szCs w:val="22"/>
        </w:rPr>
        <w:t>10%</w:t>
      </w:r>
      <w:r w:rsidRPr="00AD2D56">
        <w:rPr>
          <w:rFonts w:ascii="Arial" w:hAnsi="Arial" w:cs="Arial"/>
          <w:bCs/>
          <w:sz w:val="22"/>
          <w:szCs w:val="22"/>
          <w:lang w:val="en-US"/>
        </w:rPr>
        <w:t xml:space="preserve">. </w:t>
      </w:r>
    </w:p>
    <w:p w14:paraId="40BDF56D" w14:textId="77777777" w:rsidR="00666956" w:rsidRPr="00AD2D56" w:rsidRDefault="00666956" w:rsidP="00057158">
      <w:pPr>
        <w:jc w:val="both"/>
        <w:rPr>
          <w:rFonts w:ascii="Arial" w:hAnsi="Arial" w:cs="Arial"/>
          <w:b/>
          <w:sz w:val="22"/>
          <w:szCs w:val="22"/>
          <w:highlight w:val="yellow"/>
        </w:rPr>
      </w:pPr>
    </w:p>
    <w:p w14:paraId="527D37EE" w14:textId="77777777" w:rsidR="00666956" w:rsidRPr="00AD2D56" w:rsidRDefault="00F957A5" w:rsidP="00057158">
      <w:pPr>
        <w:jc w:val="both"/>
        <w:rPr>
          <w:rFonts w:ascii="Arial" w:hAnsi="Arial" w:cs="Arial"/>
          <w:b/>
          <w:sz w:val="22"/>
          <w:szCs w:val="22"/>
          <w:highlight w:val="yellow"/>
        </w:rPr>
      </w:pPr>
      <w:bookmarkStart w:id="206" w:name="_2afmg28" w:colFirst="0" w:colLast="0"/>
      <w:bookmarkEnd w:id="206"/>
      <w:r w:rsidRPr="00AD2D56">
        <w:rPr>
          <w:rFonts w:ascii="Arial" w:hAnsi="Arial" w:cs="Arial"/>
          <w:sz w:val="22"/>
          <w:szCs w:val="22"/>
          <w:highlight w:val="yellow"/>
        </w:rPr>
        <w:br w:type="page"/>
      </w:r>
    </w:p>
    <w:p w14:paraId="28D77D6E" w14:textId="77777777" w:rsidR="00666956" w:rsidRPr="00AD2D56" w:rsidRDefault="00F957A5" w:rsidP="00057158">
      <w:pPr>
        <w:pStyle w:val="Heading1"/>
        <w:jc w:val="both"/>
        <w:rPr>
          <w:rFonts w:cs="Arial"/>
          <w:b/>
          <w:bCs w:val="0"/>
          <w:color w:val="auto"/>
          <w:sz w:val="22"/>
          <w:szCs w:val="22"/>
          <w:lang w:val="en-US"/>
        </w:rPr>
      </w:pPr>
      <w:bookmarkStart w:id="207" w:name="_Toc31000"/>
      <w:bookmarkStart w:id="208" w:name="_Toc138691238"/>
      <w:r w:rsidRPr="00AD2D56">
        <w:rPr>
          <w:rFonts w:cs="Arial"/>
          <w:b/>
          <w:bCs w:val="0"/>
          <w:color w:val="auto"/>
          <w:sz w:val="22"/>
          <w:szCs w:val="22"/>
          <w:lang w:val="en-US"/>
        </w:rPr>
        <w:lastRenderedPageBreak/>
        <w:t>7.0 REFERENCES</w:t>
      </w:r>
      <w:bookmarkEnd w:id="207"/>
      <w:bookmarkEnd w:id="208"/>
      <w:r w:rsidRPr="00AD2D56">
        <w:rPr>
          <w:rFonts w:cs="Arial"/>
          <w:b/>
          <w:bCs w:val="0"/>
          <w:color w:val="auto"/>
          <w:sz w:val="22"/>
          <w:szCs w:val="22"/>
          <w:lang w:val="en-US"/>
        </w:rPr>
        <w:t xml:space="preserve"> </w:t>
      </w:r>
    </w:p>
    <w:p w14:paraId="6DF3A1E0" w14:textId="77777777" w:rsidR="00666956" w:rsidRPr="00AD2D56" w:rsidRDefault="00666956" w:rsidP="00057158">
      <w:pPr>
        <w:ind w:left="567" w:hanging="567"/>
        <w:jc w:val="both"/>
        <w:rPr>
          <w:rFonts w:ascii="Arial" w:hAnsi="Arial" w:cs="Arial"/>
          <w:sz w:val="22"/>
          <w:szCs w:val="22"/>
        </w:rPr>
      </w:pPr>
    </w:p>
    <w:p w14:paraId="36960211" w14:textId="77777777" w:rsidR="00666956" w:rsidRPr="00AD2D56" w:rsidRDefault="00F957A5" w:rsidP="00057158">
      <w:pPr>
        <w:ind w:left="709" w:hanging="709"/>
        <w:jc w:val="both"/>
        <w:rPr>
          <w:rFonts w:ascii="Arial" w:hAnsi="Arial" w:cs="Arial"/>
          <w:sz w:val="22"/>
          <w:szCs w:val="22"/>
        </w:rPr>
      </w:pPr>
      <w:r w:rsidRPr="00AD2D56">
        <w:rPr>
          <w:rFonts w:ascii="Arial" w:hAnsi="Arial" w:cs="Arial"/>
          <w:sz w:val="22"/>
          <w:szCs w:val="22"/>
        </w:rPr>
        <w:t>Cost Uganda (2017). Country Scoping Study Report On the Infrastructure Data Standards.</w:t>
      </w:r>
    </w:p>
    <w:p w14:paraId="33DA0B09"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Cost Uganda (2018). 2nd Assurance Report for Cost Uganda.</w:t>
      </w:r>
    </w:p>
    <w:p w14:paraId="4EE62F56"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Cost Uganda (2019). 3rd Assurance Report for Cost Uganda.</w:t>
      </w:r>
    </w:p>
    <w:p w14:paraId="6FB2D2A0" w14:textId="77777777" w:rsidR="00666956" w:rsidRPr="00AD2D56" w:rsidRDefault="00F957A5" w:rsidP="00057158">
      <w:pPr>
        <w:ind w:left="709" w:hanging="709"/>
        <w:jc w:val="both"/>
        <w:rPr>
          <w:rFonts w:ascii="Arial" w:hAnsi="Arial" w:cs="Arial"/>
          <w:sz w:val="22"/>
          <w:szCs w:val="22"/>
        </w:rPr>
      </w:pPr>
      <w:r w:rsidRPr="00AD2D56">
        <w:rPr>
          <w:rFonts w:ascii="Arial" w:hAnsi="Arial" w:cs="Arial"/>
          <w:sz w:val="22"/>
          <w:szCs w:val="22"/>
        </w:rPr>
        <w:t>Cost Uganda (2020). Promoting Fair Business Practices through Open Data: An Analysis of Infrastructure Data disclosed on the GPP for Selected PDEs using the Cost Infrastructure Data Standard and OC4IDS indicators</w:t>
      </w:r>
    </w:p>
    <w:p w14:paraId="3A4742E8"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Cost Uganda (2021). A ray of sunshine. 4th Assurance Report for Cost Uganda.</w:t>
      </w:r>
    </w:p>
    <w:p w14:paraId="5ADE7EA5" w14:textId="77777777" w:rsidR="00666956" w:rsidRPr="00AD2D56" w:rsidRDefault="00F957A5" w:rsidP="00057158">
      <w:pPr>
        <w:ind w:left="567" w:hanging="567"/>
        <w:jc w:val="both"/>
        <w:rPr>
          <w:rFonts w:ascii="Arial" w:hAnsi="Arial" w:cs="Arial"/>
          <w:sz w:val="22"/>
          <w:szCs w:val="22"/>
        </w:rPr>
      </w:pPr>
      <w:r w:rsidRPr="00AD2D56">
        <w:rPr>
          <w:rFonts w:ascii="Arial" w:hAnsi="Arial" w:cs="Arial"/>
          <w:sz w:val="22"/>
          <w:szCs w:val="22"/>
        </w:rPr>
        <w:t>Department for Transport, UK (2015).  Value for money. Moving Britain ahead. Available on https: // assets.publishing.service.gov.uk /government /uploads /system/uploads/attachment_data/file/918479/value-for-money-framework.pdf</w:t>
      </w:r>
    </w:p>
    <w:p w14:paraId="24AD5AE8" w14:textId="77777777" w:rsidR="00666956" w:rsidRPr="00AD2D56" w:rsidRDefault="00F957A5" w:rsidP="00057158">
      <w:pPr>
        <w:ind w:left="709" w:hanging="709"/>
        <w:jc w:val="both"/>
        <w:rPr>
          <w:rFonts w:ascii="Arial" w:hAnsi="Arial" w:cs="Arial"/>
          <w:sz w:val="22"/>
          <w:szCs w:val="22"/>
        </w:rPr>
      </w:pPr>
      <w:r w:rsidRPr="00AD2D56">
        <w:rPr>
          <w:rFonts w:ascii="Arial" w:hAnsi="Arial" w:cs="Arial"/>
          <w:sz w:val="22"/>
          <w:szCs w:val="22"/>
        </w:rPr>
        <w:t>Kyogabirwe, L (July, 2017). CIPESA (Promoting effective and inclusive ICT policy in Africa. Access to Public Information in Uganda: Rhetoric or Reality?</w:t>
      </w:r>
    </w:p>
    <w:p w14:paraId="29853D64" w14:textId="77777777" w:rsidR="00666956" w:rsidRPr="00AD2D56" w:rsidRDefault="00F957A5" w:rsidP="00057158">
      <w:pPr>
        <w:ind w:left="567" w:hanging="567"/>
        <w:jc w:val="both"/>
        <w:rPr>
          <w:rFonts w:ascii="Arial" w:hAnsi="Arial" w:cs="Arial"/>
          <w:sz w:val="22"/>
          <w:szCs w:val="22"/>
        </w:rPr>
      </w:pPr>
      <w:r w:rsidRPr="00AD2D56">
        <w:rPr>
          <w:rFonts w:ascii="Arial" w:hAnsi="Arial" w:cs="Arial"/>
          <w:sz w:val="22"/>
          <w:szCs w:val="22"/>
        </w:rPr>
        <w:t>Ministry of Finance, Planning and Economic Development (2020). The National Public Procurement Policy.</w:t>
      </w:r>
    </w:p>
    <w:p w14:paraId="7790E743" w14:textId="77777777" w:rsidR="00666956" w:rsidRPr="00AD2D56" w:rsidRDefault="00F957A5" w:rsidP="00057158">
      <w:pPr>
        <w:autoSpaceDE w:val="0"/>
        <w:autoSpaceDN w:val="0"/>
        <w:adjustRightInd w:val="0"/>
        <w:ind w:left="567" w:hanging="567"/>
        <w:jc w:val="both"/>
        <w:rPr>
          <w:rFonts w:ascii="Arial" w:hAnsi="Arial" w:cs="Arial"/>
          <w:bCs/>
          <w:sz w:val="22"/>
          <w:szCs w:val="22"/>
          <w:shd w:val="clear" w:color="auto" w:fill="FFFFFF"/>
        </w:rPr>
      </w:pPr>
      <w:r w:rsidRPr="00AD2D56">
        <w:rPr>
          <w:rFonts w:ascii="Arial" w:eastAsia="Arial" w:hAnsi="Arial" w:cs="Arial"/>
          <w:sz w:val="22"/>
          <w:szCs w:val="22"/>
        </w:rPr>
        <w:t>OECD (2017). Procurement and the delivery of infrastructure projects. In Government at a Glance 2017.  OECD Publishing, Paris.</w:t>
      </w:r>
    </w:p>
    <w:p w14:paraId="0D04EF8D" w14:textId="77777777" w:rsidR="00666956" w:rsidRPr="00AD2D56" w:rsidRDefault="00F957A5" w:rsidP="00057158">
      <w:pPr>
        <w:ind w:left="567" w:hanging="567"/>
        <w:jc w:val="both"/>
        <w:rPr>
          <w:rFonts w:ascii="Arial" w:hAnsi="Arial" w:cs="Arial"/>
          <w:sz w:val="22"/>
          <w:szCs w:val="22"/>
        </w:rPr>
      </w:pPr>
      <w:r w:rsidRPr="00AD2D56">
        <w:rPr>
          <w:rFonts w:ascii="Arial" w:hAnsi="Arial" w:cs="Arial"/>
          <w:sz w:val="22"/>
          <w:szCs w:val="22"/>
        </w:rPr>
        <w:t xml:space="preserve">OECD. (n.d). Public Procurement for Sustainable and Inclusive Growth. OECD Publishing.  </w:t>
      </w:r>
    </w:p>
    <w:p w14:paraId="1166B198" w14:textId="77777777" w:rsidR="00666956" w:rsidRPr="00AD2D56" w:rsidRDefault="00F957A5" w:rsidP="00057158">
      <w:pPr>
        <w:autoSpaceDE w:val="0"/>
        <w:autoSpaceDN w:val="0"/>
        <w:adjustRightInd w:val="0"/>
        <w:ind w:left="567" w:hanging="567"/>
        <w:jc w:val="both"/>
        <w:rPr>
          <w:rFonts w:ascii="Arial" w:hAnsi="Arial" w:cs="Arial"/>
          <w:sz w:val="22"/>
          <w:szCs w:val="22"/>
        </w:rPr>
      </w:pPr>
      <w:r w:rsidRPr="00AD2D56">
        <w:rPr>
          <w:rFonts w:ascii="Arial" w:hAnsi="Arial" w:cs="Arial"/>
          <w:bCs/>
          <w:sz w:val="22"/>
          <w:szCs w:val="22"/>
          <w:shd w:val="clear" w:color="auto" w:fill="FFFFFF"/>
        </w:rPr>
        <w:t xml:space="preserve">Procurement and Disposal of Public Assets (PPDA) </w:t>
      </w:r>
      <w:r w:rsidRPr="00AD2D56">
        <w:rPr>
          <w:rFonts w:ascii="Arial" w:hAnsi="Arial" w:cs="Arial"/>
          <w:sz w:val="22"/>
          <w:szCs w:val="22"/>
        </w:rPr>
        <w:t>(Evaluation) regulations, 2014</w:t>
      </w:r>
    </w:p>
    <w:p w14:paraId="2BB7BEA1" w14:textId="77777777" w:rsidR="00666956" w:rsidRPr="00AD2D56" w:rsidRDefault="00F957A5" w:rsidP="00057158">
      <w:pPr>
        <w:ind w:left="567" w:hanging="567"/>
        <w:jc w:val="both"/>
        <w:rPr>
          <w:rFonts w:ascii="Arial" w:hAnsi="Arial" w:cs="Arial"/>
          <w:sz w:val="22"/>
          <w:szCs w:val="22"/>
        </w:rPr>
      </w:pPr>
      <w:r w:rsidRPr="00AD2D56">
        <w:rPr>
          <w:rFonts w:ascii="Arial" w:hAnsi="Arial" w:cs="Arial"/>
          <w:sz w:val="22"/>
          <w:szCs w:val="22"/>
        </w:rPr>
        <w:t>Procurement and Disposal of Public Assets (PPDA) (Rules and Methods for Procurement of Supplies, Works and Non-Consultancy Services) Regulations, 2014</w:t>
      </w:r>
    </w:p>
    <w:p w14:paraId="4318F8FC" w14:textId="77777777" w:rsidR="00666956" w:rsidRPr="00AD2D56" w:rsidRDefault="00F957A5" w:rsidP="00057158">
      <w:pPr>
        <w:ind w:left="567" w:hanging="567"/>
        <w:jc w:val="both"/>
        <w:rPr>
          <w:rFonts w:ascii="Arial" w:hAnsi="Arial" w:cs="Arial"/>
          <w:sz w:val="22"/>
          <w:szCs w:val="22"/>
        </w:rPr>
      </w:pPr>
      <w:r w:rsidRPr="00AD2D56">
        <w:rPr>
          <w:rFonts w:ascii="Arial" w:hAnsi="Arial" w:cs="Arial"/>
          <w:sz w:val="22"/>
          <w:szCs w:val="22"/>
        </w:rPr>
        <w:t>Procurement and Disposal of Public Assets (PPDA) (Thresholds for Procurement Methods) Guideline 1, 2014</w:t>
      </w:r>
    </w:p>
    <w:p w14:paraId="3014B4DD"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Procurement and Disposal of Public Assets (PPDA) Act, 2003 (as amended).</w:t>
      </w:r>
    </w:p>
    <w:p w14:paraId="256B498B" w14:textId="77777777" w:rsidR="00666956" w:rsidRPr="00AD2D56" w:rsidRDefault="00F957A5" w:rsidP="00057158">
      <w:pPr>
        <w:ind w:left="567" w:hanging="567"/>
        <w:jc w:val="both"/>
        <w:rPr>
          <w:rFonts w:ascii="Arial" w:hAnsi="Arial" w:cs="Arial"/>
          <w:sz w:val="22"/>
          <w:szCs w:val="22"/>
        </w:rPr>
      </w:pPr>
      <w:r w:rsidRPr="00AD2D56">
        <w:rPr>
          <w:rFonts w:ascii="Arial" w:hAnsi="Arial" w:cs="Arial"/>
          <w:sz w:val="22"/>
          <w:szCs w:val="22"/>
        </w:rPr>
        <w:t xml:space="preserve">Public Procurement and Disposal of Public Assets Authority (2020). Strategic plan 2020/21-2024/25.  </w:t>
      </w:r>
    </w:p>
    <w:p w14:paraId="1FF1295F" w14:textId="77777777" w:rsidR="00666956" w:rsidRPr="00AD2D56" w:rsidRDefault="00F957A5" w:rsidP="00057158">
      <w:pPr>
        <w:ind w:left="567" w:hanging="567"/>
        <w:jc w:val="both"/>
        <w:rPr>
          <w:rFonts w:ascii="Arial" w:hAnsi="Arial" w:cs="Arial"/>
          <w:sz w:val="22"/>
          <w:szCs w:val="22"/>
        </w:rPr>
      </w:pPr>
      <w:r w:rsidRPr="00AD2D56">
        <w:rPr>
          <w:rFonts w:ascii="Arial" w:hAnsi="Arial" w:cs="Arial"/>
          <w:sz w:val="22"/>
          <w:szCs w:val="22"/>
        </w:rPr>
        <w:t>Public Procurement and Disposal of Public Assets Authority (2020). The 4</w:t>
      </w:r>
      <w:r w:rsidRPr="00AD2D56">
        <w:rPr>
          <w:rFonts w:ascii="Arial" w:hAnsi="Arial" w:cs="Arial"/>
          <w:sz w:val="22"/>
          <w:szCs w:val="22"/>
          <w:vertAlign w:val="superscript"/>
        </w:rPr>
        <w:t>th</w:t>
      </w:r>
      <w:r w:rsidRPr="00AD2D56">
        <w:rPr>
          <w:rFonts w:ascii="Arial" w:hAnsi="Arial" w:cs="Arial"/>
          <w:sz w:val="22"/>
          <w:szCs w:val="22"/>
        </w:rPr>
        <w:t xml:space="preserve"> Procurement Integrity Survey.   </w:t>
      </w:r>
    </w:p>
    <w:p w14:paraId="01CCED1E" w14:textId="77777777" w:rsidR="00666956" w:rsidRPr="00AD2D56" w:rsidRDefault="00F957A5" w:rsidP="00057158">
      <w:pPr>
        <w:ind w:left="567" w:hanging="567"/>
        <w:jc w:val="both"/>
        <w:rPr>
          <w:rFonts w:ascii="Arial" w:hAnsi="Arial" w:cs="Arial"/>
          <w:sz w:val="22"/>
          <w:szCs w:val="22"/>
        </w:rPr>
      </w:pPr>
      <w:r w:rsidRPr="00AD2D56">
        <w:rPr>
          <w:rFonts w:ascii="Arial" w:hAnsi="Arial" w:cs="Arial"/>
          <w:sz w:val="22"/>
          <w:szCs w:val="22"/>
        </w:rPr>
        <w:t>The Local Governments (Public Procurement and Disposal of Public Assets) Regulations, 2006</w:t>
      </w:r>
    </w:p>
    <w:p w14:paraId="2DB155F1" w14:textId="77777777" w:rsidR="00666956" w:rsidRPr="00AD2D56" w:rsidRDefault="00F957A5" w:rsidP="00057158">
      <w:pPr>
        <w:jc w:val="both"/>
        <w:rPr>
          <w:rFonts w:ascii="Arial" w:hAnsi="Arial" w:cs="Arial"/>
          <w:sz w:val="22"/>
          <w:szCs w:val="22"/>
        </w:rPr>
      </w:pPr>
      <w:r w:rsidRPr="00AD2D56">
        <w:rPr>
          <w:rFonts w:ascii="Arial" w:hAnsi="Arial" w:cs="Arial"/>
          <w:sz w:val="22"/>
          <w:szCs w:val="22"/>
        </w:rPr>
        <w:t>The Local Governments Act Cap 243</w:t>
      </w:r>
    </w:p>
    <w:p w14:paraId="073AC151" w14:textId="77777777" w:rsidR="00666956" w:rsidRPr="00AD2D56" w:rsidRDefault="00F957A5" w:rsidP="00057158">
      <w:pPr>
        <w:autoSpaceDE w:val="0"/>
        <w:autoSpaceDN w:val="0"/>
        <w:adjustRightInd w:val="0"/>
        <w:ind w:left="567" w:hanging="567"/>
        <w:jc w:val="both"/>
        <w:rPr>
          <w:rFonts w:ascii="Arial" w:hAnsi="Arial" w:cs="Arial"/>
          <w:sz w:val="22"/>
          <w:szCs w:val="22"/>
        </w:rPr>
      </w:pPr>
      <w:r w:rsidRPr="00AD2D56">
        <w:rPr>
          <w:rFonts w:ascii="Arial" w:hAnsi="Arial" w:cs="Arial"/>
          <w:bCs/>
          <w:iCs/>
          <w:sz w:val="22"/>
          <w:szCs w:val="22"/>
        </w:rPr>
        <w:t xml:space="preserve">Torrisi, G. (2009). Public infrastructure: definition, classification, and measurement issues. The </w:t>
      </w:r>
      <w:r w:rsidRPr="00AD2D56">
        <w:rPr>
          <w:rFonts w:ascii="Arial" w:hAnsi="Arial" w:cs="Arial"/>
          <w:iCs/>
          <w:sz w:val="22"/>
          <w:szCs w:val="22"/>
        </w:rPr>
        <w:t>University of Catania, Faculty of Economics, DEMQ</w:t>
      </w:r>
      <w:r w:rsidRPr="00AD2D56">
        <w:rPr>
          <w:rFonts w:ascii="Arial" w:hAnsi="Arial" w:cs="Arial"/>
          <w:sz w:val="22"/>
          <w:szCs w:val="22"/>
        </w:rPr>
        <w:t xml:space="preserve">, Italy. </w:t>
      </w:r>
    </w:p>
    <w:p w14:paraId="4B6AAD3F" w14:textId="77777777" w:rsidR="00377CA9" w:rsidRPr="00AD2D56" w:rsidRDefault="00377CA9">
      <w:pPr>
        <w:autoSpaceDE w:val="0"/>
        <w:autoSpaceDN w:val="0"/>
        <w:adjustRightInd w:val="0"/>
        <w:ind w:left="567" w:hanging="567"/>
        <w:jc w:val="both"/>
        <w:rPr>
          <w:rFonts w:ascii="Arial" w:hAnsi="Arial" w:cs="Arial"/>
          <w:sz w:val="22"/>
          <w:szCs w:val="22"/>
        </w:rPr>
      </w:pPr>
    </w:p>
    <w:sectPr w:rsidR="00377CA9" w:rsidRPr="00AD2D56">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E3332" w14:textId="77777777" w:rsidR="00C97F3F" w:rsidRDefault="00C97F3F"/>
  </w:endnote>
  <w:endnote w:type="continuationSeparator" w:id="0">
    <w:p w14:paraId="65050026" w14:textId="77777777" w:rsidR="00C97F3F" w:rsidRDefault="00C97F3F"/>
  </w:endnote>
  <w:endnote w:type="continuationNotice" w:id="1">
    <w:p w14:paraId="3825746D" w14:textId="77777777" w:rsidR="00C97F3F" w:rsidRDefault="00C97F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Arial Unicode MS"/>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nionPro-Regular">
    <w:altName w:val="Yu Gothic"/>
    <w:panose1 w:val="020B0604020202020204"/>
    <w:charset w:val="80"/>
    <w:family w:val="auto"/>
    <w:pitch w:val="default"/>
    <w:sig w:usb0="00000000" w:usb1="00000000" w:usb2="00000010" w:usb3="00000000" w:csb0="00020000" w:csb1="00000000"/>
  </w:font>
  <w:font w:name="sans-serif">
    <w:altName w:val="Segoe Print"/>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Roboto">
    <w:altName w:val="Segoe Print"/>
    <w:panose1 w:val="02000000000000000000"/>
    <w:charset w:val="00"/>
    <w:family w:val="auto"/>
    <w:pitch w:val="variable"/>
    <w:sig w:usb0="E0000AFF" w:usb1="5000217F" w:usb2="00000021" w:usb3="00000000" w:csb0="0000019F" w:csb1="00000000"/>
  </w:font>
  <w:font w:name="Noto Sans">
    <w:altName w:val="Segoe Print"/>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224BC" w14:textId="77777777" w:rsidR="007D1FB0" w:rsidRDefault="007D1FB0">
    <w:pPr>
      <w:pStyle w:val="Footer"/>
    </w:pPr>
    <w:r>
      <w:rPr>
        <w:noProof/>
        <w:lang w:val="en-US"/>
      </w:rPr>
      <mc:AlternateContent>
        <mc:Choice Requires="wps">
          <w:drawing>
            <wp:anchor distT="0" distB="0" distL="114300" distR="114300" simplePos="0" relativeHeight="251658247" behindDoc="0" locked="0" layoutInCell="1" allowOverlap="1" wp14:anchorId="2D929A1C" wp14:editId="6C2EDE04">
              <wp:simplePos x="0" y="0"/>
              <wp:positionH relativeFrom="margin">
                <wp:align>center</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922D9F" w14:textId="77777777" w:rsidR="007D1FB0" w:rsidRDefault="007D1FB0">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929A1C" id="_x0000_t202" coordsize="21600,21600" o:spt="202" path="m,l,21600r21600,l21600,xe">
              <v:stroke joinstyle="miter"/>
              <v:path gradientshapeok="t" o:connecttype="rect"/>
            </v:shapetype>
            <v:shape id="Text Box 80" o:spid="_x0000_s1026" type="#_x0000_t202" style="position:absolute;margin-left:0;margin-top:0;width:2in;height:2in;z-index:251658247;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" filled="f" stroked="f" strokeweight=".5pt">
              <v:textbox style="mso-fit-shape-to-text:t" inset="0,0,0,0">
                <w:txbxContent>
                  <w:p w14:paraId="38922D9F" w14:textId="77777777" w:rsidR="007D1FB0" w:rsidRDefault="007D1FB0">
                    <w:pPr>
                      <w:pStyle w:val="Footer"/>
                    </w:pPr>
                  </w:p>
                </w:txbxContent>
              </v:textbox>
              <w10:wrap anchorx="margin"/>
            </v:shape>
          </w:pict>
        </mc:Fallback>
      </mc:AlternateContent>
    </w:r>
    <w:r>
      <w:rPr>
        <w:noProof/>
        <w:lang w:val="en-US"/>
      </w:rPr>
      <mc:AlternateContent>
        <mc:Choice Requires="wps">
          <w:drawing>
            <wp:anchor distT="0" distB="0" distL="114300" distR="114300" simplePos="0" relativeHeight="251658243" behindDoc="0" locked="0" layoutInCell="1" allowOverlap="1" wp14:anchorId="5D0821FB" wp14:editId="1C0C94FE">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E7E4B" w14:textId="77777777" w:rsidR="007D1FB0" w:rsidRDefault="007D1FB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D0821FB" id="Text Box 18" o:spid="_x0000_s1027" type="#_x0000_t202" style="position:absolute;margin-left:0;margin-top:0;width:2in;height:2in;z-index:251658243;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" filled="f" stroked="f" strokeweight=".5pt">
              <v:textbox style="mso-fit-shape-to-text:t" inset="0,0,0,0">
                <w:txbxContent>
                  <w:p w14:paraId="4E6E7E4B" w14:textId="77777777" w:rsidR="007D1FB0" w:rsidRDefault="007D1FB0"/>
                </w:txbxContent>
              </v:textbox>
              <w10:wrap anchorx="margin"/>
            </v:shape>
          </w:pict>
        </mc:Fallback>
      </mc:AlternateContent>
    </w:r>
    <w:r>
      <w:rPr>
        <w:noProof/>
        <w:lang w:val="en-US"/>
      </w:rPr>
      <mc:AlternateContent>
        <mc:Choice Requires="wps">
          <w:drawing>
            <wp:anchor distT="0" distB="0" distL="114300" distR="114300" simplePos="0" relativeHeight="251658241" behindDoc="0" locked="0" layoutInCell="1" allowOverlap="1" wp14:anchorId="29BCA2F3" wp14:editId="44C4137A">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8549B2" w14:textId="77777777" w:rsidR="007D1FB0" w:rsidRDefault="007D1FB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9BCA2F3" id="Text Box 1" o:spid="_x0000_s1028" type="#_x0000_t202" style="position:absolute;margin-left:0;margin-top:0;width:2in;height:2in;z-index:251658241;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5guQQIAAOs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eMFnQy8PUF6o&#13;&#10;xR766Q9Obmtqw04EfBKexp1aRyuMj3RoA0Q3XCXOKvA//3Yf7WkKSctZS+tTcEv7zZn5bGk646YN&#13;&#10;gh+EwyDYU7MB6sGUngYnk0gOHs0gag/Nd9rrdYxBKmElRSo4DuIG+xWmd0Gq9ToZ0T45gTu7dzJC&#13;&#10;p5679QlplNKERW56Jq6c0UalGb1uf1zZ3/+T1e2NWv0C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OVjmC5BAgAA6wQAAA4AAAAA&#13;&#10;AAAAAAAAAAAALgIAAGRycy9lMm9Eb2MueG1sUEsBAi0AFAAGAAgAAAAhAAAX5fTZAAAACgEAAA8A&#13;&#10;AAAAAAAAAAAAAAAAmwQAAGRycy9kb3ducmV2LnhtbFBLBQYAAAAABAAEAPMAAAChBQAAAAA=&#13;&#10;" filled="f" stroked="f" strokeweight=".5pt">
              <v:textbox style="mso-fit-shape-to-text:t" inset="0,0,0,0">
                <w:txbxContent>
                  <w:p w14:paraId="328549B2" w14:textId="77777777" w:rsidR="007D1FB0" w:rsidRDefault="007D1FB0"/>
                </w:txbxContent>
              </v:textbox>
              <w10:wrap anchorx="margin"/>
            </v:shape>
          </w:pict>
        </mc:Fallback>
      </mc:AlternateContent>
    </w:r>
    <w:r>
      <w:rPr>
        <w:noProof/>
        <w:lang w:val="en-US"/>
      </w:rPr>
      <mc:AlternateContent>
        <mc:Choice Requires="wps">
          <w:drawing>
            <wp:anchor distT="0" distB="0" distL="114300" distR="114300" simplePos="0" relativeHeight="251658240" behindDoc="0" locked="0" layoutInCell="1" allowOverlap="1" wp14:anchorId="312C08F0" wp14:editId="015F9BF5">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7DEA73" w14:textId="77777777" w:rsidR="007D1FB0" w:rsidRDefault="007D1FB0">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12C08F0" id="Text Box 7" o:spid="_x0000_s1029"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KXkX9VBAgAA6wQAAA4AAAAA&#13;&#10;AAAAAAAAAAAALgIAAGRycy9lMm9Eb2MueG1sUEsBAi0AFAAGAAgAAAAhAAAX5fTZAAAACgEAAA8A&#13;&#10;AAAAAAAAAAAAAAAAmwQAAGRycy9kb3ducmV2LnhtbFBLBQYAAAAABAAEAPMAAAChBQAAAAA=&#13;&#10;" filled="f" stroked="f" strokeweight=".5pt">
              <v:textbox style="mso-fit-shape-to-text:t" inset="0,0,0,0">
                <w:txbxContent>
                  <w:p w14:paraId="5E7DEA73" w14:textId="77777777" w:rsidR="007D1FB0" w:rsidRDefault="007D1FB0">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7A15E" w14:textId="77777777" w:rsidR="007D1FB0" w:rsidRDefault="007D1FB0">
    <w:pPr>
      <w:pStyle w:val="Footer"/>
    </w:pPr>
    <w:r>
      <w:rPr>
        <w:noProof/>
        <w:lang w:val="en-US"/>
      </w:rPr>
      <mc:AlternateContent>
        <mc:Choice Requires="wps">
          <w:drawing>
            <wp:anchor distT="0" distB="0" distL="114300" distR="114300" simplePos="0" relativeHeight="251658244" behindDoc="0" locked="0" layoutInCell="1" allowOverlap="1" wp14:anchorId="4BEEC565" wp14:editId="221780CC">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36556B" w14:textId="77777777" w:rsidR="007D1FB0" w:rsidRDefault="007D1FB0">
                          <w:pPr>
                            <w:pStyle w:val="Footer"/>
                          </w:pPr>
                          <w:r>
                            <w:fldChar w:fldCharType="begin"/>
                          </w:r>
                          <w:r>
                            <w:instrText xml:space="preserve"> PAGE  \* MERGEFORMAT </w:instrText>
                          </w:r>
                          <w:r>
                            <w:fldChar w:fldCharType="separate"/>
                          </w:r>
                          <w:r w:rsidR="00AD2D56">
                            <w:rPr>
                              <w:noProof/>
                            </w:rPr>
                            <w:t>I</w:t>
                          </w:r>
                          <w:r w:rsidR="00AD2D56">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EEC565" id="_x0000_t202" coordsize="21600,21600" o:spt="202" path="m,l,21600r21600,l21600,xe">
              <v:stroke joinstyle="miter"/>
              <v:path gradientshapeok="t" o:connecttype="rect"/>
            </v:shapetype>
            <v:shape id="Text Box 16" o:spid="_x0000_s1030" type="#_x0000_t202" style="position:absolute;margin-left:0;margin-top:0;width:2in;height:2in;z-index:2516582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ppbQQIAAOsEAAAOAAAAZHJzL2Uyb0RvYy54bWysVFGP0zAMfkfiP0R5Z+0GnKZ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KZ6mltBAgAA6wQAAA4AAAAA&#13;&#10;AAAAAAAAAAAALgIAAGRycy9lMm9Eb2MueG1sUEsBAi0AFAAGAAgAAAAhAAAX5fTZAAAACgEAAA8A&#13;&#10;AAAAAAAAAAAAAAAAmwQAAGRycy9kb3ducmV2LnhtbFBLBQYAAAAABAAEAPMAAAChBQAAAAA=&#13;&#10;" filled="f" stroked="f" strokeweight=".5pt">
              <v:textbox style="mso-fit-shape-to-text:t" inset="0,0,0,0">
                <w:txbxContent>
                  <w:p w14:paraId="2936556B" w14:textId="77777777" w:rsidR="007D1FB0" w:rsidRDefault="007D1FB0">
                    <w:pPr>
                      <w:pStyle w:val="Footer"/>
                    </w:pPr>
                    <w:r>
                      <w:fldChar w:fldCharType="begin"/>
                    </w:r>
                    <w:r>
                      <w:instrText xml:space="preserve"> PAGE  \* MERGEFORMAT </w:instrText>
                    </w:r>
                    <w:r>
                      <w:fldChar w:fldCharType="separate"/>
                    </w:r>
                    <w:r w:rsidR="00AD2D56">
                      <w:rPr>
                        <w:noProof/>
                      </w:rPr>
                      <w:t>I</w:t>
                    </w:r>
                    <w:r w:rsidR="00AD2D56">
                      <w:rPr>
                        <w:noProof/>
                      </w:rPr>
                      <w:t>I</w:t>
                    </w:r>
                    <w:r>
                      <w:fldChar w:fldCharType="end"/>
                    </w:r>
                  </w:p>
                </w:txbxContent>
              </v:textbox>
              <w10:wrap anchorx="margin"/>
            </v:shape>
          </w:pict>
        </mc:Fallback>
      </mc:AlternateContent>
    </w:r>
    <w:r>
      <w:rPr>
        <w:noProof/>
        <w:lang w:val="en-US"/>
      </w:rPr>
      <mc:AlternateContent>
        <mc:Choice Requires="wps">
          <w:drawing>
            <wp:anchor distT="0" distB="0" distL="114300" distR="114300" simplePos="0" relativeHeight="251658242" behindDoc="0" locked="0" layoutInCell="1" allowOverlap="1" wp14:anchorId="7AB4CD86" wp14:editId="053D8F76">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8E68FD" w14:textId="77777777" w:rsidR="007D1FB0" w:rsidRDefault="007D1FB0">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AB4CD86" id="Text Box 36" o:spid="_x0000_s1031" type="#_x0000_t202" style="position:absolute;margin-left:0;margin-top:0;width:2in;height:2in;z-index:25165824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Ob9XaBBAgAA6wQAAA4AAAAA&#13;&#10;AAAAAAAAAAAALgIAAGRycy9lMm9Eb2MueG1sUEsBAi0AFAAGAAgAAAAhAAAX5fTZAAAACgEAAA8A&#13;&#10;AAAAAAAAAAAAAAAAmwQAAGRycy9kb3ducmV2LnhtbFBLBQYAAAAABAAEAPMAAAChBQAAAAA=&#13;&#10;" filled="f" stroked="f" strokeweight=".5pt">
              <v:textbox style="mso-fit-shape-to-text:t" inset="0,0,0,0">
                <w:txbxContent>
                  <w:p w14:paraId="1C8E68FD" w14:textId="77777777" w:rsidR="007D1FB0" w:rsidRDefault="007D1FB0">
                    <w:pPr>
                      <w:pStyle w:val="Foote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2C239" w14:textId="77777777" w:rsidR="007D1FB0" w:rsidRDefault="007D1FB0">
    <w:r>
      <w:rPr>
        <w:noProof/>
        <w:lang w:val="en-US"/>
      </w:rPr>
      <mc:AlternateContent>
        <mc:Choice Requires="wps">
          <w:drawing>
            <wp:anchor distT="0" distB="0" distL="114300" distR="114300" simplePos="0" relativeHeight="251658250" behindDoc="0" locked="0" layoutInCell="1" allowOverlap="1" wp14:anchorId="2D89C445" wp14:editId="193B4690">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9A6DF0" w14:textId="77777777" w:rsidR="007D1FB0" w:rsidRDefault="007D1FB0">
                          <w:pPr>
                            <w:pStyle w:val="Footer"/>
                          </w:pPr>
                          <w:r>
                            <w:fldChar w:fldCharType="begin"/>
                          </w:r>
                          <w:r>
                            <w:instrText xml:space="preserve"> PAGE  \* MERGEFORMAT </w:instrText>
                          </w:r>
                          <w:r>
                            <w:fldChar w:fldCharType="separate"/>
                          </w:r>
                          <w:r w:rsidR="00A526B9">
                            <w:rPr>
                              <w:noProof/>
                            </w:rP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89C445" id="_x0000_t202" coordsize="21600,21600" o:spt="202" path="m,l,21600r21600,l21600,xe">
              <v:stroke joinstyle="miter"/>
              <v:path gradientshapeok="t" o:connecttype="rect"/>
            </v:shapetype>
            <v:shape id="Text Box 33" o:spid="_x0000_s1032" type="#_x0000_t202" style="position:absolute;margin-left:0;margin-top:0;width:2in;height:2in;z-index:25165825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mR3QQIAAOs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OHE29PIA5YVa&#13;&#10;7KGf/uDktqY27ETAJ+Fp3Kl1tML4SIc2QHTDVeKsAv/zb/fRnqaQtJy1tD4Ft7TfnJnPlqYzbtog&#13;&#10;+EE4DII9NRugHkzpaXAyieTg0Qyi9tB8p71exxikElZSpILjIG6wX2F6F6Rar5MR7ZMTuLN7JyN0&#13;&#10;6rlbn5BGKU1Y5KZn4soZbVSa0ev2x5X9/T9Z3d6o1S8A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GdyZHdBAgAA6wQAAA4AAAAA&#13;&#10;AAAAAAAAAAAALgIAAGRycy9lMm9Eb2MueG1sUEsBAi0AFAAGAAgAAAAhAAAX5fTZAAAACgEAAA8A&#13;&#10;AAAAAAAAAAAAAAAAmwQAAGRycy9kb3ducmV2LnhtbFBLBQYAAAAABAAEAPMAAAChBQAAAAA=&#13;&#10;" filled="f" stroked="f" strokeweight=".5pt">
              <v:textbox style="mso-fit-shape-to-text:t" inset="0,0,0,0">
                <w:txbxContent>
                  <w:p w14:paraId="5C9A6DF0" w14:textId="77777777" w:rsidR="007D1FB0" w:rsidRDefault="007D1FB0">
                    <w:pPr>
                      <w:pStyle w:val="Footer"/>
                    </w:pPr>
                    <w:r>
                      <w:fldChar w:fldCharType="begin"/>
                    </w:r>
                    <w:r>
                      <w:instrText xml:space="preserve"> PAGE  \* MERGEFORMAT </w:instrText>
                    </w:r>
                    <w:r>
                      <w:fldChar w:fldCharType="separate"/>
                    </w:r>
                    <w:r w:rsidR="00A526B9">
                      <w:rPr>
                        <w:noProof/>
                      </w:rPr>
                      <w:t>V</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B6600" w14:textId="77777777" w:rsidR="007D1FB0" w:rsidRDefault="007D1FB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43B6" w14:textId="77777777" w:rsidR="007D1FB0" w:rsidRDefault="007D1FB0">
    <w:r>
      <w:rPr>
        <w:noProof/>
        <w:lang w:val="en-US"/>
      </w:rPr>
      <mc:AlternateContent>
        <mc:Choice Requires="wps">
          <w:drawing>
            <wp:anchor distT="0" distB="0" distL="114300" distR="114300" simplePos="0" relativeHeight="251658251" behindDoc="0" locked="0" layoutInCell="1" allowOverlap="1" wp14:anchorId="120EBE55" wp14:editId="5AA8894F">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C1869C" w14:textId="77777777" w:rsidR="007D1FB0" w:rsidRDefault="007D1FB0">
                          <w:pPr>
                            <w:pStyle w:val="Footer"/>
                          </w:pPr>
                          <w:r>
                            <w:fldChar w:fldCharType="begin"/>
                          </w:r>
                          <w:r>
                            <w:instrText xml:space="preserve"> PAGE  \* MERGEFORMAT </w:instrText>
                          </w:r>
                          <w:r>
                            <w:fldChar w:fldCharType="separate"/>
                          </w:r>
                          <w:r w:rsidR="00A526B9">
                            <w:rPr>
                              <w:noProof/>
                            </w:rPr>
                            <w:t>1</w:t>
                          </w:r>
                          <w:r w:rsidR="00A526B9">
                            <w:rPr>
                              <w:noProof/>
                            </w:rP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0EBE55" id="_x0000_t202" coordsize="21600,21600" o:spt="202" path="m,l,21600r21600,l21600,xe">
              <v:stroke joinstyle="miter"/>
              <v:path gradientshapeok="t" o:connecttype="rect"/>
            </v:shapetype>
            <v:shape id="Text Box 39" o:spid="_x0000_s1033" type="#_x0000_t202" style="position:absolute;margin-left:0;margin-top:0;width:2in;height:2in;z-index:251658251;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aOMQQIAAOsEAAAOAAAAZHJzL2Uyb0RvYy54bWysVFGP0zAMfkfiP0R5Z+2GOKZ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Cf1o4xBAgAA6wQAAA4AAAAA&#13;&#10;AAAAAAAAAAAALgIAAGRycy9lMm9Eb2MueG1sUEsBAi0AFAAGAAgAAAAhAAAX5fTZAAAACgEAAA8A&#13;&#10;AAAAAAAAAAAAAAAAmwQAAGRycy9kb3ducmV2LnhtbFBLBQYAAAAABAAEAPMAAAChBQAAAAA=&#13;&#10;" filled="f" stroked="f" strokeweight=".5pt">
              <v:textbox style="mso-fit-shape-to-text:t" inset="0,0,0,0">
                <w:txbxContent>
                  <w:p w14:paraId="47C1869C" w14:textId="77777777" w:rsidR="007D1FB0" w:rsidRDefault="007D1FB0">
                    <w:pPr>
                      <w:pStyle w:val="Footer"/>
                    </w:pPr>
                    <w:r>
                      <w:fldChar w:fldCharType="begin"/>
                    </w:r>
                    <w:r>
                      <w:instrText xml:space="preserve"> PAGE  \* MERGEFORMAT </w:instrText>
                    </w:r>
                    <w:r>
                      <w:fldChar w:fldCharType="separate"/>
                    </w:r>
                    <w:r w:rsidR="00A526B9">
                      <w:rPr>
                        <w:noProof/>
                      </w:rPr>
                      <w:t>1</w:t>
                    </w:r>
                    <w:r w:rsidR="00A526B9">
                      <w:rPr>
                        <w:noProof/>
                      </w:rPr>
                      <w:t>0</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831BE" w14:textId="77777777" w:rsidR="007D1FB0" w:rsidRDefault="007D1FB0">
    <w:pPr>
      <w:pStyle w:val="Footer"/>
    </w:pPr>
    <w:r>
      <w:rPr>
        <w:noProof/>
        <w:lang w:val="en-US"/>
      </w:rPr>
      <mc:AlternateContent>
        <mc:Choice Requires="wps">
          <w:drawing>
            <wp:anchor distT="0" distB="0" distL="114300" distR="114300" simplePos="0" relativeHeight="251658248" behindDoc="0" locked="0" layoutInCell="1" allowOverlap="1" wp14:anchorId="0EA89204" wp14:editId="73F64FA8">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27CDE3" w14:textId="77777777" w:rsidR="007D1FB0" w:rsidRDefault="007D1FB0">
                          <w:pPr>
                            <w:pStyle w:val="Footer"/>
                          </w:pPr>
                          <w:r>
                            <w:fldChar w:fldCharType="begin"/>
                          </w:r>
                          <w:r>
                            <w:instrText xml:space="preserve"> PAGE  \* MERGEFORMAT </w:instrText>
                          </w:r>
                          <w:r>
                            <w:fldChar w:fldCharType="separate"/>
                          </w:r>
                          <w:r w:rsidR="00AD2D56">
                            <w:rPr>
                              <w:noProof/>
                            </w:rPr>
                            <w:t>1</w:t>
                          </w:r>
                          <w:r w:rsidR="00AD2D56">
                            <w:rPr>
                              <w:noProof/>
                            </w:rP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A89204" id="_x0000_t202" coordsize="21600,21600" o:spt="202" path="m,l,21600r21600,l21600,xe">
              <v:stroke joinstyle="miter"/>
              <v:path gradientshapeok="t" o:connecttype="rect"/>
            </v:shapetype>
            <v:shape id="Text Box 22" o:spid="_x0000_s1034" type="#_x0000_t202" style="position:absolute;margin-left:0;margin-top:0;width:2in;height:2in;z-index:251658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J6xQQIAAOs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eMHnQy8PUF6o&#13;&#10;xR766Q9Obmtqw04EfBKexp1aRyuMj3RoA0Q3XCXOKvA//3Yf7WkKSctZS+tTcEv7zZn5bGk646YN&#13;&#10;gh+EwyDYU7MB6sGUngYnk0gOHs0gag/Nd9rrdYxBKmElRSo4DuIG+xWmd0Gq9ToZ0T45gTu7dzJC&#13;&#10;p5679QlplNKERW56Jq6c0UalGb1uf1zZ3/+T1e2NWv0C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CBInrFBAgAA6wQAAA4AAAAA&#13;&#10;AAAAAAAAAAAALgIAAGRycy9lMm9Eb2MueG1sUEsBAi0AFAAGAAgAAAAhAAAX5fTZAAAACgEAAA8A&#13;&#10;AAAAAAAAAAAAAAAAmwQAAGRycy9kb3ducmV2LnhtbFBLBQYAAAAABAAEAPMAAAChBQAAAAA=&#13;&#10;" filled="f" stroked="f" strokeweight=".5pt">
              <v:textbox style="mso-fit-shape-to-text:t" inset="0,0,0,0">
                <w:txbxContent>
                  <w:p w14:paraId="0727CDE3" w14:textId="77777777" w:rsidR="007D1FB0" w:rsidRDefault="007D1FB0">
                    <w:pPr>
                      <w:pStyle w:val="Footer"/>
                    </w:pPr>
                    <w:r>
                      <w:fldChar w:fldCharType="begin"/>
                    </w:r>
                    <w:r>
                      <w:instrText xml:space="preserve"> PAGE  \* MERGEFORMAT </w:instrText>
                    </w:r>
                    <w:r>
                      <w:fldChar w:fldCharType="separate"/>
                    </w:r>
                    <w:r w:rsidR="00AD2D56">
                      <w:rPr>
                        <w:noProof/>
                      </w:rPr>
                      <w:t>1</w:t>
                    </w:r>
                    <w:r w:rsidR="00AD2D56">
                      <w:rPr>
                        <w:noProof/>
                      </w:rPr>
                      <w:t>7</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82BC" w14:textId="77777777" w:rsidR="007D1FB0" w:rsidRDefault="007D1FB0">
    <w:pPr>
      <w:pStyle w:val="Footer"/>
    </w:pPr>
    <w:r>
      <w:rPr>
        <w:noProof/>
        <w:lang w:val="en-US"/>
      </w:rPr>
      <mc:AlternateContent>
        <mc:Choice Requires="wps">
          <w:drawing>
            <wp:anchor distT="0" distB="0" distL="114300" distR="114300" simplePos="0" relativeHeight="251658249" behindDoc="0" locked="0" layoutInCell="1" allowOverlap="1" wp14:anchorId="4B5AE6AD" wp14:editId="7950646B">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8D00F5" w14:textId="77777777" w:rsidR="007D1FB0" w:rsidRDefault="007D1FB0">
                          <w:pPr>
                            <w:pStyle w:val="Footer"/>
                          </w:pPr>
                          <w:r>
                            <w:fldChar w:fldCharType="begin"/>
                          </w:r>
                          <w:r>
                            <w:instrText xml:space="preserve"> PAGE  \* MERGEFORMAT </w:instrText>
                          </w:r>
                          <w:r>
                            <w:fldChar w:fldCharType="separate"/>
                          </w:r>
                          <w:r w:rsidR="00AD2D56">
                            <w:rPr>
                              <w:noProof/>
                            </w:rPr>
                            <w:t>2</w:t>
                          </w:r>
                          <w:r w:rsidR="00AD2D56">
                            <w:rPr>
                              <w:noProof/>
                            </w:rP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5AE6AD" id="_x0000_t202" coordsize="21600,21600" o:spt="202" path="m,l,21600r21600,l21600,xe">
              <v:stroke joinstyle="miter"/>
              <v:path gradientshapeok="t" o:connecttype="rect"/>
            </v:shapetype>
            <v:shape id="Text Box 24" o:spid="_x0000_s1035" type="#_x0000_t202" style="position:absolute;margin-left:0;margin-top:0;width:2in;height:2in;z-index:251658249;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1lKQQIAAOsEAAAOAAAAZHJzL2Uyb0RvYy54bWysVFGP0zAMfkfiP0R5Z+2GOI1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GDPWUpBAgAA6wQAAA4AAAAA&#13;&#10;AAAAAAAAAAAALgIAAGRycy9lMm9Eb2MueG1sUEsBAi0AFAAGAAgAAAAhAAAX5fTZAAAACgEAAA8A&#13;&#10;AAAAAAAAAAAAAAAAmwQAAGRycy9kb3ducmV2LnhtbFBLBQYAAAAABAAEAPMAAAChBQAAAAA=&#13;&#10;" filled="f" stroked="f" strokeweight=".5pt">
              <v:textbox style="mso-fit-shape-to-text:t" inset="0,0,0,0">
                <w:txbxContent>
                  <w:p w14:paraId="608D00F5" w14:textId="77777777" w:rsidR="007D1FB0" w:rsidRDefault="007D1FB0">
                    <w:pPr>
                      <w:pStyle w:val="Footer"/>
                    </w:pPr>
                    <w:r>
                      <w:fldChar w:fldCharType="begin"/>
                    </w:r>
                    <w:r>
                      <w:instrText xml:space="preserve"> PAGE  \* MERGEFORMAT </w:instrText>
                    </w:r>
                    <w:r>
                      <w:fldChar w:fldCharType="separate"/>
                    </w:r>
                    <w:r w:rsidR="00AD2D56">
                      <w:rPr>
                        <w:noProof/>
                      </w:rPr>
                      <w:t>2</w:t>
                    </w:r>
                    <w:r w:rsidR="00AD2D56">
                      <w:rPr>
                        <w:noProof/>
                      </w:rPr>
                      <w:t>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A68DA" w14:textId="77777777" w:rsidR="00C97F3F" w:rsidRDefault="00C97F3F"/>
  </w:footnote>
  <w:footnote w:type="continuationSeparator" w:id="0">
    <w:p w14:paraId="609A4222" w14:textId="77777777" w:rsidR="00C97F3F" w:rsidRDefault="00C97F3F"/>
  </w:footnote>
  <w:footnote w:type="continuationNotice" w:id="1">
    <w:p w14:paraId="148243CB" w14:textId="77777777" w:rsidR="00C97F3F" w:rsidRDefault="00C97F3F"/>
  </w:footnote>
  <w:footnote w:id="2">
    <w:p w14:paraId="1C295A74" w14:textId="3DB99E27" w:rsidR="007D1FB0" w:rsidRPr="00374C99" w:rsidRDefault="007D1FB0">
      <w:pPr>
        <w:pStyle w:val="FootnoteText"/>
        <w:rPr>
          <w:rFonts w:ascii="Arial" w:hAnsi="Arial" w:cs="Arial"/>
          <w:lang w:val="en-GB"/>
        </w:rPr>
      </w:pPr>
      <w:r w:rsidRPr="00374C99">
        <w:rPr>
          <w:rStyle w:val="FootnoteReference"/>
          <w:rFonts w:ascii="Arial" w:hAnsi="Arial" w:cs="Arial"/>
        </w:rPr>
        <w:footnoteRef/>
      </w:r>
      <w:r w:rsidRPr="00374C99">
        <w:rPr>
          <w:rFonts w:ascii="Arial" w:hAnsi="Arial" w:cs="Arial"/>
        </w:rPr>
        <w:t xml:space="preserve"> </w:t>
      </w:r>
      <w:hyperlink r:id="rId1" w:history="1">
        <w:r w:rsidR="00374C99" w:rsidRPr="00D07666">
          <w:rPr>
            <w:rStyle w:val="Hyperlink"/>
            <w:rFonts w:ascii="Arial" w:hAnsi="Arial" w:cs="Arial"/>
          </w:rPr>
          <w:t>https://gpp.ppda.go.ug/public/open-data/oc4ids/project-summary</w:t>
        </w:r>
      </w:hyperlink>
      <w:r w:rsidR="00374C99">
        <w:rPr>
          <w:rFonts w:ascii="Arial" w:hAnsi="Arial" w:cs="Arial"/>
          <w:lang w:val="en-GB"/>
        </w:rPr>
        <w:t xml:space="preserve"> </w:t>
      </w:r>
    </w:p>
  </w:footnote>
</w:footnotes>
</file>

<file path=word/intelligence2.xml><?xml version="1.0" encoding="utf-8"?>
<int2:intelligence xmlns:int2="http://schemas.microsoft.com/office/intelligence/2020/intelligence" xmlns:oel="http://schemas.microsoft.com/office/2019/extlst">
  <int2:observations>
    <int2:textHash int2:hashCode="Fs67pU0xRJE7gT" int2:id="3u10REif">
      <int2:state int2:value="Rejected" int2:type="AugLoop_Text_Critique"/>
    </int2:textHash>
    <int2:textHash int2:hashCode="1tmJ7YPkijAPLG" int2:id="4v81aJLN">
      <int2:state int2:value="Rejected" int2:type="AugLoop_Text_Critique"/>
    </int2:textHash>
    <int2:textHash int2:hashCode="FqEuv5xf16YfS9" int2:id="6YyVuXkN">
      <int2:state int2:value="Rejected" int2:type="AugLoop_Text_Critique"/>
    </int2:textHash>
    <int2:textHash int2:hashCode="1/748j3cyCoL1F" int2:id="BiFB3xeC">
      <int2:state int2:value="Rejected" int2:type="AugLoop_Text_Critique"/>
    </int2:textHash>
    <int2:textHash int2:hashCode="MTO0zaSKdOXb2M" int2:id="QlaSRMNd">
      <int2:state int2:value="Rejected" int2:type="AugLoop_Text_Critique"/>
    </int2:textHash>
    <int2:textHash int2:hashCode="crfbKo/43KDewM" int2:id="Qmkyl8rQ">
      <int2:state int2:value="Rejected" int2:type="AugLoop_Text_Critique"/>
    </int2:textHash>
    <int2:textHash int2:hashCode="x9AJN0lxPWPiw9" int2:id="T0KirFHm">
      <int2:state int2:value="Rejected" int2:type="AugLoop_Text_Critique"/>
    </int2:textHash>
    <int2:textHash int2:hashCode="lO0THHbOvm/Rgg" int2:id="TwMaNTqD">
      <int2:state int2:value="Rejected" int2:type="AugLoop_Text_Critique"/>
    </int2:textHash>
    <int2:textHash int2:hashCode="VqM63Fokj7CbZN" int2:id="ZdkDvIsR">
      <int2:state int2:value="Rejected" int2:type="AugLoop_Text_Critique"/>
    </int2:textHash>
    <int2:textHash int2:hashCode="kXWRmzy2S0udnJ" int2:id="etCF5m8f">
      <int2:state int2:value="Rejected" int2:type="AugLoop_Text_Critique"/>
    </int2:textHash>
    <int2:textHash int2:hashCode="iF3EqbNiCU+xOK" int2:id="feRpb3iX">
      <int2:state int2:value="Rejected" int2:type="AugLoop_Text_Critique"/>
    </int2:textHash>
    <int2:textHash int2:hashCode="tMauY/vHGyB8mG" int2:id="wbVGLIom">
      <int2:state int2:value="Rejected" int2:type="AugLoop_Text_Critique"/>
    </int2:textHash>
    <int2:bookmark int2:bookmarkName="_Int_ei7P7Jsh" int2:invalidationBookmarkName="" int2:hashCode="IyiE9HXcqHAEGT" int2:id="JDwt2lwH">
      <int2:state int2:value="Rejected" int2:type="AugLoop_Text_Critique"/>
    </int2:bookmark>
    <int2:bookmark int2:bookmarkName="_Int_aVfGFhxK" int2:invalidationBookmarkName="" int2:hashCode="6bURrZZxBYj2ZZ" int2:id="PAxA064E">
      <int2:state int2:value="Rejected" int2:type="AugLoop_Text_Critique"/>
    </int2:bookmark>
    <int2:bookmark int2:bookmarkName="_Int_Ho1dLGtT" int2:invalidationBookmarkName="" int2:hashCode="TrrvV7caOuIOKM" int2:id="k6ebgGhV">
      <int2:state int2:value="Rejected" int2:type="AugLoop_Text_Critique"/>
    </int2:bookmark>
    <int2:bookmark int2:bookmarkName="_Int_RLrxkbAp" int2:invalidationBookmarkName="" int2:hashCode="5ojG2UO2Iqhd1Y" int2:id="o2OAwAov">
      <int2:state int2:value="Rejected" int2:type="AugLoop_Text_Critique"/>
    </int2:bookmark>
    <int2:bookmark int2:bookmarkName="_Int_hEbcU1hi" int2:invalidationBookmarkName="" int2:hashCode="TrrvV7caOuIOKM" int2:id="qy6hqdS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A77948"/>
    <w:multiLevelType w:val="singleLevel"/>
    <w:tmpl w:val="A6A77948"/>
    <w:lvl w:ilvl="0">
      <w:start w:val="1"/>
      <w:numFmt w:val="decimal"/>
      <w:lvlText w:val="%1."/>
      <w:lvlJc w:val="left"/>
      <w:pPr>
        <w:tabs>
          <w:tab w:val="left" w:pos="425"/>
        </w:tabs>
        <w:ind w:left="425" w:hanging="425"/>
      </w:pPr>
      <w:rPr>
        <w:rFonts w:hint="default"/>
      </w:rPr>
    </w:lvl>
  </w:abstractNum>
  <w:abstractNum w:abstractNumId="1" w15:restartNumberingAfterBreak="0">
    <w:nsid w:val="B40071DB"/>
    <w:multiLevelType w:val="singleLevel"/>
    <w:tmpl w:val="B40071DB"/>
    <w:lvl w:ilvl="0">
      <w:start w:val="1"/>
      <w:numFmt w:val="decimal"/>
      <w:pStyle w:val="ListNumber3"/>
      <w:lvlText w:val="%1."/>
      <w:lvlJc w:val="left"/>
      <w:pPr>
        <w:tabs>
          <w:tab w:val="left" w:pos="1200"/>
        </w:tabs>
        <w:ind w:leftChars="400" w:left="1200" w:hangingChars="200" w:hanging="360"/>
      </w:pPr>
    </w:lvl>
  </w:abstractNum>
  <w:abstractNum w:abstractNumId="2" w15:restartNumberingAfterBreak="0">
    <w:nsid w:val="C319603F"/>
    <w:multiLevelType w:val="singleLevel"/>
    <w:tmpl w:val="C319603F"/>
    <w:lvl w:ilvl="0">
      <w:start w:val="1"/>
      <w:numFmt w:val="decimal"/>
      <w:lvlText w:val="%1."/>
      <w:lvlJc w:val="left"/>
      <w:pPr>
        <w:tabs>
          <w:tab w:val="left" w:pos="425"/>
        </w:tabs>
        <w:ind w:left="425" w:hanging="425"/>
      </w:pPr>
      <w:rPr>
        <w:rFonts w:hint="default"/>
      </w:rPr>
    </w:lvl>
  </w:abstractNum>
  <w:abstractNum w:abstractNumId="3" w15:restartNumberingAfterBreak="0">
    <w:nsid w:val="C9F65F58"/>
    <w:multiLevelType w:val="singleLevel"/>
    <w:tmpl w:val="C9F65F58"/>
    <w:lvl w:ilvl="0">
      <w:start w:val="1"/>
      <w:numFmt w:val="decimal"/>
      <w:lvlText w:val="%1."/>
      <w:lvlJc w:val="left"/>
      <w:pPr>
        <w:tabs>
          <w:tab w:val="left" w:pos="425"/>
        </w:tabs>
        <w:ind w:left="425" w:hanging="425"/>
      </w:pPr>
      <w:rPr>
        <w:rFonts w:hint="default"/>
      </w:rPr>
    </w:lvl>
  </w:abstractNum>
  <w:abstractNum w:abstractNumId="4" w15:restartNumberingAfterBreak="0">
    <w:nsid w:val="D013198F"/>
    <w:multiLevelType w:val="singleLevel"/>
    <w:tmpl w:val="D013198F"/>
    <w:lvl w:ilvl="0">
      <w:start w:val="1"/>
      <w:numFmt w:val="decimal"/>
      <w:lvlText w:val="%1."/>
      <w:lvlJc w:val="left"/>
      <w:pPr>
        <w:tabs>
          <w:tab w:val="left" w:pos="425"/>
        </w:tabs>
        <w:ind w:left="425" w:hanging="425"/>
      </w:pPr>
      <w:rPr>
        <w:rFonts w:hint="default"/>
      </w:rPr>
    </w:lvl>
  </w:abstractNum>
  <w:abstractNum w:abstractNumId="5" w15:restartNumberingAfterBreak="0">
    <w:nsid w:val="32F01A93"/>
    <w:multiLevelType w:val="singleLevel"/>
    <w:tmpl w:val="32F01A93"/>
    <w:lvl w:ilvl="0">
      <w:start w:val="1"/>
      <w:numFmt w:val="decimal"/>
      <w:lvlText w:val="%1."/>
      <w:lvlJc w:val="left"/>
      <w:pPr>
        <w:tabs>
          <w:tab w:val="left" w:pos="425"/>
        </w:tabs>
        <w:ind w:left="425" w:hanging="425"/>
      </w:pPr>
      <w:rPr>
        <w:rFonts w:hint="default"/>
        <w:b w:val="0"/>
        <w:bCs w:val="0"/>
        <w:sz w:val="24"/>
        <w:szCs w:val="24"/>
      </w:rPr>
    </w:lvl>
  </w:abstractNum>
  <w:abstractNum w:abstractNumId="6" w15:restartNumberingAfterBreak="0">
    <w:nsid w:val="3C361AAC"/>
    <w:multiLevelType w:val="multilevel"/>
    <w:tmpl w:val="3C361AAC"/>
    <w:lvl w:ilvl="0">
      <w:start w:val="1"/>
      <w:numFmt w:val="bullet"/>
      <w:lvlText w:val=""/>
      <w:lvlJc w:val="left"/>
      <w:pPr>
        <w:tabs>
          <w:tab w:val="left" w:pos="0"/>
        </w:tabs>
        <w:ind w:left="360" w:hanging="360"/>
      </w:pPr>
      <w:rPr>
        <w:rFonts w:ascii="Symbol" w:hAnsi="Symbol" w:hint="default"/>
      </w:rPr>
    </w:lvl>
    <w:lvl w:ilvl="1">
      <w:start w:val="1"/>
      <w:numFmt w:val="bullet"/>
      <w:lvlText w:val="o"/>
      <w:lvlJc w:val="left"/>
      <w:pPr>
        <w:tabs>
          <w:tab w:val="left" w:pos="0"/>
        </w:tabs>
        <w:ind w:left="1080" w:hanging="360"/>
      </w:pPr>
      <w:rPr>
        <w:rFonts w:ascii="Courier New" w:hAnsi="Courier New" w:cs="Courier New" w:hint="default"/>
      </w:rPr>
    </w:lvl>
    <w:lvl w:ilvl="2">
      <w:start w:val="1"/>
      <w:numFmt w:val="bullet"/>
      <w:lvlText w:val=""/>
      <w:lvlJc w:val="left"/>
      <w:pPr>
        <w:tabs>
          <w:tab w:val="left" w:pos="0"/>
        </w:tabs>
        <w:ind w:left="1800" w:hanging="360"/>
      </w:pPr>
      <w:rPr>
        <w:rFonts w:ascii="Wingdings" w:hAnsi="Wingdings" w:hint="default"/>
      </w:rPr>
    </w:lvl>
    <w:lvl w:ilvl="3">
      <w:start w:val="1"/>
      <w:numFmt w:val="bullet"/>
      <w:lvlText w:val=""/>
      <w:lvlJc w:val="left"/>
      <w:pPr>
        <w:tabs>
          <w:tab w:val="left" w:pos="0"/>
        </w:tabs>
        <w:ind w:left="2520" w:hanging="360"/>
      </w:pPr>
      <w:rPr>
        <w:rFonts w:ascii="Symbol" w:hAnsi="Symbol" w:hint="default"/>
      </w:rPr>
    </w:lvl>
    <w:lvl w:ilvl="4">
      <w:start w:val="1"/>
      <w:numFmt w:val="bullet"/>
      <w:lvlText w:val="o"/>
      <w:lvlJc w:val="left"/>
      <w:pPr>
        <w:tabs>
          <w:tab w:val="left" w:pos="0"/>
        </w:tabs>
        <w:ind w:left="3240" w:hanging="360"/>
      </w:pPr>
      <w:rPr>
        <w:rFonts w:ascii="Courier New" w:hAnsi="Courier New" w:cs="Courier New" w:hint="default"/>
      </w:rPr>
    </w:lvl>
    <w:lvl w:ilvl="5">
      <w:start w:val="1"/>
      <w:numFmt w:val="bullet"/>
      <w:lvlText w:val=""/>
      <w:lvlJc w:val="left"/>
      <w:pPr>
        <w:tabs>
          <w:tab w:val="left" w:pos="0"/>
        </w:tabs>
        <w:ind w:left="3960" w:hanging="360"/>
      </w:pPr>
      <w:rPr>
        <w:rFonts w:ascii="Wingdings" w:hAnsi="Wingdings" w:hint="default"/>
      </w:rPr>
    </w:lvl>
    <w:lvl w:ilvl="6">
      <w:start w:val="1"/>
      <w:numFmt w:val="bullet"/>
      <w:lvlText w:val=""/>
      <w:lvlJc w:val="left"/>
      <w:pPr>
        <w:tabs>
          <w:tab w:val="left" w:pos="0"/>
        </w:tabs>
        <w:ind w:left="4680" w:hanging="360"/>
      </w:pPr>
      <w:rPr>
        <w:rFonts w:ascii="Symbol" w:hAnsi="Symbol" w:hint="default"/>
      </w:rPr>
    </w:lvl>
    <w:lvl w:ilvl="7">
      <w:start w:val="1"/>
      <w:numFmt w:val="bullet"/>
      <w:lvlText w:val="o"/>
      <w:lvlJc w:val="left"/>
      <w:pPr>
        <w:tabs>
          <w:tab w:val="left" w:pos="0"/>
        </w:tabs>
        <w:ind w:left="5400" w:hanging="360"/>
      </w:pPr>
      <w:rPr>
        <w:rFonts w:ascii="Courier New" w:hAnsi="Courier New" w:cs="Courier New" w:hint="default"/>
      </w:rPr>
    </w:lvl>
    <w:lvl w:ilvl="8">
      <w:start w:val="1"/>
      <w:numFmt w:val="bullet"/>
      <w:lvlText w:val=""/>
      <w:lvlJc w:val="left"/>
      <w:pPr>
        <w:tabs>
          <w:tab w:val="left" w:pos="0"/>
        </w:tabs>
        <w:ind w:left="6120" w:hanging="360"/>
      </w:pPr>
      <w:rPr>
        <w:rFonts w:ascii="Wingdings" w:hAnsi="Wingdings" w:hint="default"/>
      </w:rPr>
    </w:lvl>
  </w:abstractNum>
  <w:abstractNum w:abstractNumId="7" w15:restartNumberingAfterBreak="0">
    <w:nsid w:val="53E1292A"/>
    <w:multiLevelType w:val="multilevel"/>
    <w:tmpl w:val="53E1292A"/>
    <w:lvl w:ilvl="0">
      <w:start w:val="1"/>
      <w:numFmt w:val="decimal"/>
      <w:lvlText w:val="%1."/>
      <w:lvlJc w:val="left"/>
      <w:pPr>
        <w:tabs>
          <w:tab w:val="left" w:pos="-420"/>
        </w:tabs>
        <w:ind w:left="435"/>
      </w:pPr>
      <w:rPr>
        <w:rFonts w:ascii="Calibri" w:eastAsia="Calibri" w:hAnsi="Calibri" w:cs="Calibri"/>
        <w:b w:val="0"/>
        <w:i w:val="0"/>
        <w:strike w:val="0"/>
        <w:dstrike w:val="0"/>
        <w:color w:val="000000"/>
        <w:sz w:val="22"/>
        <w:szCs w:val="22"/>
        <w:u w:val="none" w:color="000000"/>
        <w:shd w:val="clear" w:color="auto" w:fill="auto"/>
        <w:vertAlign w:val="baseline"/>
      </w:rPr>
    </w:lvl>
    <w:lvl w:ilvl="1">
      <w:start w:val="1"/>
      <w:numFmt w:val="lowerLetter"/>
      <w:lvlText w:val="%2"/>
      <w:lvlJc w:val="left"/>
      <w:pPr>
        <w:tabs>
          <w:tab w:val="left" w:pos="-420"/>
        </w:tabs>
        <w:ind w:left="1148"/>
      </w:pPr>
      <w:rPr>
        <w:rFonts w:ascii="Calibri" w:eastAsia="Calibri" w:hAnsi="Calibri" w:cs="Calibri"/>
        <w:b w:val="0"/>
        <w:i w:val="0"/>
        <w:strike w:val="0"/>
        <w:dstrike w:val="0"/>
        <w:color w:val="000000"/>
        <w:sz w:val="22"/>
        <w:szCs w:val="22"/>
        <w:u w:val="none" w:color="000000"/>
        <w:shd w:val="clear" w:color="auto" w:fill="auto"/>
        <w:vertAlign w:val="baseline"/>
      </w:rPr>
    </w:lvl>
    <w:lvl w:ilvl="2">
      <w:start w:val="1"/>
      <w:numFmt w:val="lowerRoman"/>
      <w:lvlText w:val="%3"/>
      <w:lvlJc w:val="left"/>
      <w:pPr>
        <w:tabs>
          <w:tab w:val="left" w:pos="-420"/>
        </w:tabs>
        <w:ind w:left="1868"/>
      </w:pPr>
      <w:rPr>
        <w:rFonts w:ascii="Calibri" w:eastAsia="Calibri" w:hAnsi="Calibri" w:cs="Calibri"/>
        <w:b w:val="0"/>
        <w:i w:val="0"/>
        <w:strike w:val="0"/>
        <w:dstrike w:val="0"/>
        <w:color w:val="000000"/>
        <w:sz w:val="22"/>
        <w:szCs w:val="22"/>
        <w:u w:val="none" w:color="000000"/>
        <w:shd w:val="clear" w:color="auto" w:fill="auto"/>
        <w:vertAlign w:val="baseline"/>
      </w:rPr>
    </w:lvl>
    <w:lvl w:ilvl="3">
      <w:start w:val="1"/>
      <w:numFmt w:val="decimal"/>
      <w:lvlText w:val="%4"/>
      <w:lvlJc w:val="left"/>
      <w:pPr>
        <w:tabs>
          <w:tab w:val="left" w:pos="-420"/>
        </w:tabs>
        <w:ind w:left="2588"/>
      </w:pPr>
      <w:rPr>
        <w:rFonts w:ascii="Calibri" w:eastAsia="Calibri" w:hAnsi="Calibri" w:cs="Calibri"/>
        <w:b w:val="0"/>
        <w:i w:val="0"/>
        <w:strike w:val="0"/>
        <w:dstrike w:val="0"/>
        <w:color w:val="000000"/>
        <w:sz w:val="22"/>
        <w:szCs w:val="22"/>
        <w:u w:val="none" w:color="000000"/>
        <w:shd w:val="clear" w:color="auto" w:fill="auto"/>
        <w:vertAlign w:val="baseline"/>
      </w:rPr>
    </w:lvl>
    <w:lvl w:ilvl="4">
      <w:start w:val="1"/>
      <w:numFmt w:val="lowerLetter"/>
      <w:lvlText w:val="%5"/>
      <w:lvlJc w:val="left"/>
      <w:pPr>
        <w:tabs>
          <w:tab w:val="left" w:pos="-420"/>
        </w:tabs>
        <w:ind w:left="3308"/>
      </w:pPr>
      <w:rPr>
        <w:rFonts w:ascii="Calibri" w:eastAsia="Calibri" w:hAnsi="Calibri" w:cs="Calibri"/>
        <w:b w:val="0"/>
        <w:i w:val="0"/>
        <w:strike w:val="0"/>
        <w:dstrike w:val="0"/>
        <w:color w:val="000000"/>
        <w:sz w:val="22"/>
        <w:szCs w:val="22"/>
        <w:u w:val="none" w:color="000000"/>
        <w:shd w:val="clear" w:color="auto" w:fill="auto"/>
        <w:vertAlign w:val="baseline"/>
      </w:rPr>
    </w:lvl>
    <w:lvl w:ilvl="5">
      <w:start w:val="1"/>
      <w:numFmt w:val="lowerRoman"/>
      <w:lvlText w:val="%6"/>
      <w:lvlJc w:val="left"/>
      <w:pPr>
        <w:tabs>
          <w:tab w:val="left" w:pos="-420"/>
        </w:tabs>
        <w:ind w:left="4028"/>
      </w:pPr>
      <w:rPr>
        <w:rFonts w:ascii="Calibri" w:eastAsia="Calibri" w:hAnsi="Calibri" w:cs="Calibri"/>
        <w:b w:val="0"/>
        <w:i w:val="0"/>
        <w:strike w:val="0"/>
        <w:dstrike w:val="0"/>
        <w:color w:val="000000"/>
        <w:sz w:val="22"/>
        <w:szCs w:val="22"/>
        <w:u w:val="none" w:color="000000"/>
        <w:shd w:val="clear" w:color="auto" w:fill="auto"/>
        <w:vertAlign w:val="baseline"/>
      </w:rPr>
    </w:lvl>
    <w:lvl w:ilvl="6">
      <w:start w:val="1"/>
      <w:numFmt w:val="decimal"/>
      <w:lvlText w:val="%7"/>
      <w:lvlJc w:val="left"/>
      <w:pPr>
        <w:tabs>
          <w:tab w:val="left" w:pos="-420"/>
        </w:tabs>
        <w:ind w:left="4748"/>
      </w:pPr>
      <w:rPr>
        <w:rFonts w:ascii="Calibri" w:eastAsia="Calibri" w:hAnsi="Calibri" w:cs="Calibri"/>
        <w:b w:val="0"/>
        <w:i w:val="0"/>
        <w:strike w:val="0"/>
        <w:dstrike w:val="0"/>
        <w:color w:val="000000"/>
        <w:sz w:val="22"/>
        <w:szCs w:val="22"/>
        <w:u w:val="none" w:color="000000"/>
        <w:shd w:val="clear" w:color="auto" w:fill="auto"/>
        <w:vertAlign w:val="baseline"/>
      </w:rPr>
    </w:lvl>
    <w:lvl w:ilvl="7">
      <w:start w:val="1"/>
      <w:numFmt w:val="lowerLetter"/>
      <w:lvlText w:val="%8"/>
      <w:lvlJc w:val="left"/>
      <w:pPr>
        <w:tabs>
          <w:tab w:val="left" w:pos="-420"/>
        </w:tabs>
        <w:ind w:left="5468"/>
      </w:pPr>
      <w:rPr>
        <w:rFonts w:ascii="Calibri" w:eastAsia="Calibri" w:hAnsi="Calibri" w:cs="Calibri"/>
        <w:b w:val="0"/>
        <w:i w:val="0"/>
        <w:strike w:val="0"/>
        <w:dstrike w:val="0"/>
        <w:color w:val="000000"/>
        <w:sz w:val="22"/>
        <w:szCs w:val="22"/>
        <w:u w:val="none" w:color="000000"/>
        <w:shd w:val="clear" w:color="auto" w:fill="auto"/>
        <w:vertAlign w:val="baseline"/>
      </w:rPr>
    </w:lvl>
    <w:lvl w:ilvl="8">
      <w:start w:val="1"/>
      <w:numFmt w:val="lowerRoman"/>
      <w:lvlText w:val="%9"/>
      <w:lvlJc w:val="left"/>
      <w:pPr>
        <w:tabs>
          <w:tab w:val="left" w:pos="-420"/>
        </w:tabs>
        <w:ind w:left="6188"/>
      </w:pPr>
      <w:rPr>
        <w:rFonts w:ascii="Calibri" w:eastAsia="Calibri" w:hAnsi="Calibri" w:cs="Calibri"/>
        <w:b w:val="0"/>
        <w:i w:val="0"/>
        <w:strike w:val="0"/>
        <w:dstrike w:val="0"/>
        <w:color w:val="000000"/>
        <w:sz w:val="22"/>
        <w:szCs w:val="22"/>
        <w:u w:val="none" w:color="000000"/>
        <w:shd w:val="clear" w:color="auto" w:fill="auto"/>
        <w:vertAlign w:val="baseline"/>
      </w:rPr>
    </w:lvl>
  </w:abstractNum>
  <w:abstractNum w:abstractNumId="8" w15:restartNumberingAfterBreak="0">
    <w:nsid w:val="6F433A8E"/>
    <w:multiLevelType w:val="multilevel"/>
    <w:tmpl w:val="6F433A8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6F7935C6"/>
    <w:multiLevelType w:val="multilevel"/>
    <w:tmpl w:val="6F7935C6"/>
    <w:lvl w:ilvl="0">
      <w:start w:val="1"/>
      <w:numFmt w:val="bullet"/>
      <w:lvlText w:val=""/>
      <w:lvlJc w:val="left"/>
      <w:pPr>
        <w:tabs>
          <w:tab w:val="left" w:pos="420"/>
        </w:tabs>
        <w:ind w:left="360" w:hanging="360"/>
      </w:pPr>
      <w:rPr>
        <w:rFonts w:ascii="Symbol" w:hAnsi="Symbol" w:hint="default"/>
      </w:rPr>
    </w:lvl>
    <w:lvl w:ilvl="1">
      <w:start w:val="1"/>
      <w:numFmt w:val="bullet"/>
      <w:lvlText w:val="o"/>
      <w:lvlJc w:val="left"/>
      <w:pPr>
        <w:tabs>
          <w:tab w:val="left" w:pos="420"/>
        </w:tabs>
        <w:ind w:left="1080" w:hanging="360"/>
      </w:pPr>
      <w:rPr>
        <w:rFonts w:ascii="Courier New" w:hAnsi="Courier New" w:cs="Courier New" w:hint="default"/>
      </w:rPr>
    </w:lvl>
    <w:lvl w:ilvl="2">
      <w:start w:val="1"/>
      <w:numFmt w:val="bullet"/>
      <w:lvlText w:val=""/>
      <w:lvlJc w:val="left"/>
      <w:pPr>
        <w:tabs>
          <w:tab w:val="left" w:pos="420"/>
        </w:tabs>
        <w:ind w:left="1800" w:hanging="360"/>
      </w:pPr>
      <w:rPr>
        <w:rFonts w:ascii="Wingdings" w:hAnsi="Wingdings" w:hint="default"/>
      </w:rPr>
    </w:lvl>
    <w:lvl w:ilvl="3">
      <w:start w:val="1"/>
      <w:numFmt w:val="bullet"/>
      <w:lvlText w:val=""/>
      <w:lvlJc w:val="left"/>
      <w:pPr>
        <w:tabs>
          <w:tab w:val="left" w:pos="420"/>
        </w:tabs>
        <w:ind w:left="2520" w:hanging="360"/>
      </w:pPr>
      <w:rPr>
        <w:rFonts w:ascii="Symbol" w:hAnsi="Symbol" w:hint="default"/>
      </w:rPr>
    </w:lvl>
    <w:lvl w:ilvl="4">
      <w:start w:val="1"/>
      <w:numFmt w:val="bullet"/>
      <w:lvlText w:val="o"/>
      <w:lvlJc w:val="left"/>
      <w:pPr>
        <w:tabs>
          <w:tab w:val="left" w:pos="420"/>
        </w:tabs>
        <w:ind w:left="3240" w:hanging="360"/>
      </w:pPr>
      <w:rPr>
        <w:rFonts w:ascii="Courier New" w:hAnsi="Courier New" w:cs="Courier New" w:hint="default"/>
      </w:rPr>
    </w:lvl>
    <w:lvl w:ilvl="5">
      <w:start w:val="1"/>
      <w:numFmt w:val="bullet"/>
      <w:lvlText w:val=""/>
      <w:lvlJc w:val="left"/>
      <w:pPr>
        <w:tabs>
          <w:tab w:val="left" w:pos="420"/>
        </w:tabs>
        <w:ind w:left="3960" w:hanging="360"/>
      </w:pPr>
      <w:rPr>
        <w:rFonts w:ascii="Wingdings" w:hAnsi="Wingdings" w:hint="default"/>
      </w:rPr>
    </w:lvl>
    <w:lvl w:ilvl="6">
      <w:start w:val="1"/>
      <w:numFmt w:val="bullet"/>
      <w:lvlText w:val=""/>
      <w:lvlJc w:val="left"/>
      <w:pPr>
        <w:tabs>
          <w:tab w:val="left" w:pos="420"/>
        </w:tabs>
        <w:ind w:left="4680" w:hanging="360"/>
      </w:pPr>
      <w:rPr>
        <w:rFonts w:ascii="Symbol" w:hAnsi="Symbol" w:hint="default"/>
      </w:rPr>
    </w:lvl>
    <w:lvl w:ilvl="7">
      <w:start w:val="1"/>
      <w:numFmt w:val="bullet"/>
      <w:lvlText w:val="o"/>
      <w:lvlJc w:val="left"/>
      <w:pPr>
        <w:tabs>
          <w:tab w:val="left" w:pos="420"/>
        </w:tabs>
        <w:ind w:left="5400" w:hanging="360"/>
      </w:pPr>
      <w:rPr>
        <w:rFonts w:ascii="Courier New" w:hAnsi="Courier New" w:cs="Courier New" w:hint="default"/>
      </w:rPr>
    </w:lvl>
    <w:lvl w:ilvl="8">
      <w:start w:val="1"/>
      <w:numFmt w:val="bullet"/>
      <w:lvlText w:val=""/>
      <w:lvlJc w:val="left"/>
      <w:pPr>
        <w:tabs>
          <w:tab w:val="left" w:pos="420"/>
        </w:tabs>
        <w:ind w:left="6120" w:hanging="360"/>
      </w:pPr>
      <w:rPr>
        <w:rFonts w:ascii="Wingdings" w:hAnsi="Wingdings" w:hint="default"/>
      </w:rPr>
    </w:lvl>
  </w:abstractNum>
  <w:num w:numId="1" w16cid:durableId="2068144243">
    <w:abstractNumId w:val="1"/>
  </w:num>
  <w:num w:numId="2" w16cid:durableId="134833839">
    <w:abstractNumId w:val="4"/>
  </w:num>
  <w:num w:numId="3" w16cid:durableId="1840533578">
    <w:abstractNumId w:val="8"/>
  </w:num>
  <w:num w:numId="4" w16cid:durableId="554894709">
    <w:abstractNumId w:val="9"/>
  </w:num>
  <w:num w:numId="5" w16cid:durableId="204607708">
    <w:abstractNumId w:val="6"/>
  </w:num>
  <w:num w:numId="6" w16cid:durableId="1888029266">
    <w:abstractNumId w:val="7"/>
  </w:num>
  <w:num w:numId="7" w16cid:durableId="331219217">
    <w:abstractNumId w:val="5"/>
  </w:num>
  <w:num w:numId="8" w16cid:durableId="1317568117">
    <w:abstractNumId w:val="2"/>
  </w:num>
  <w:num w:numId="9" w16cid:durableId="129176272">
    <w:abstractNumId w:val="0"/>
  </w:num>
  <w:num w:numId="10" w16cid:durableId="39875086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ngkuru Michael">
    <w15:presenceInfo w15:providerId="Windows Live" w15:userId="a0e1bd62fc2bc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49C"/>
    <w:rsid w:val="0000115F"/>
    <w:rsid w:val="00001260"/>
    <w:rsid w:val="00001A9F"/>
    <w:rsid w:val="0000405C"/>
    <w:rsid w:val="00047505"/>
    <w:rsid w:val="00057158"/>
    <w:rsid w:val="000600E0"/>
    <w:rsid w:val="00093705"/>
    <w:rsid w:val="000A2D26"/>
    <w:rsid w:val="000B12AB"/>
    <w:rsid w:val="000D0E88"/>
    <w:rsid w:val="000D1D4B"/>
    <w:rsid w:val="000E3C3A"/>
    <w:rsid w:val="000F2BDA"/>
    <w:rsid w:val="00132CEA"/>
    <w:rsid w:val="00133C37"/>
    <w:rsid w:val="0018146F"/>
    <w:rsid w:val="0019683D"/>
    <w:rsid w:val="001D49E7"/>
    <w:rsid w:val="001D6506"/>
    <w:rsid w:val="001E096B"/>
    <w:rsid w:val="001E5F5C"/>
    <w:rsid w:val="001F5BE4"/>
    <w:rsid w:val="002058B4"/>
    <w:rsid w:val="00226FF0"/>
    <w:rsid w:val="0023539E"/>
    <w:rsid w:val="002522B2"/>
    <w:rsid w:val="0026305A"/>
    <w:rsid w:val="0026341B"/>
    <w:rsid w:val="00277770"/>
    <w:rsid w:val="00277811"/>
    <w:rsid w:val="00280AAC"/>
    <w:rsid w:val="002868E4"/>
    <w:rsid w:val="002A327D"/>
    <w:rsid w:val="002C7D75"/>
    <w:rsid w:val="002D25E4"/>
    <w:rsid w:val="002E52EF"/>
    <w:rsid w:val="00321120"/>
    <w:rsid w:val="003347D5"/>
    <w:rsid w:val="0033597E"/>
    <w:rsid w:val="003532D3"/>
    <w:rsid w:val="0036000A"/>
    <w:rsid w:val="00371419"/>
    <w:rsid w:val="00374C99"/>
    <w:rsid w:val="00376793"/>
    <w:rsid w:val="00377CA9"/>
    <w:rsid w:val="003B278B"/>
    <w:rsid w:val="003C2E48"/>
    <w:rsid w:val="0040151F"/>
    <w:rsid w:val="00424D3E"/>
    <w:rsid w:val="00442B5C"/>
    <w:rsid w:val="0044763B"/>
    <w:rsid w:val="004664B9"/>
    <w:rsid w:val="00476115"/>
    <w:rsid w:val="00491A3A"/>
    <w:rsid w:val="004933BC"/>
    <w:rsid w:val="004C5A66"/>
    <w:rsid w:val="004D3B26"/>
    <w:rsid w:val="004E4F62"/>
    <w:rsid w:val="004F5300"/>
    <w:rsid w:val="004F64F0"/>
    <w:rsid w:val="00515F6D"/>
    <w:rsid w:val="00530E06"/>
    <w:rsid w:val="00535CB6"/>
    <w:rsid w:val="005664D4"/>
    <w:rsid w:val="005748CD"/>
    <w:rsid w:val="00585771"/>
    <w:rsid w:val="00586F70"/>
    <w:rsid w:val="00597EAD"/>
    <w:rsid w:val="005A1231"/>
    <w:rsid w:val="005B2B1C"/>
    <w:rsid w:val="005E1635"/>
    <w:rsid w:val="005E422D"/>
    <w:rsid w:val="005E6E31"/>
    <w:rsid w:val="005F58F8"/>
    <w:rsid w:val="00622B28"/>
    <w:rsid w:val="00626332"/>
    <w:rsid w:val="00643E4A"/>
    <w:rsid w:val="00646701"/>
    <w:rsid w:val="00666956"/>
    <w:rsid w:val="006C5AC6"/>
    <w:rsid w:val="006C5DE9"/>
    <w:rsid w:val="0070069A"/>
    <w:rsid w:val="0073672B"/>
    <w:rsid w:val="00746A00"/>
    <w:rsid w:val="00787D58"/>
    <w:rsid w:val="007A45EF"/>
    <w:rsid w:val="007C48ED"/>
    <w:rsid w:val="007D1FB0"/>
    <w:rsid w:val="007E0126"/>
    <w:rsid w:val="007F1276"/>
    <w:rsid w:val="007F2F7B"/>
    <w:rsid w:val="00825BC7"/>
    <w:rsid w:val="00832DA4"/>
    <w:rsid w:val="0083348E"/>
    <w:rsid w:val="0083691C"/>
    <w:rsid w:val="00857FFE"/>
    <w:rsid w:val="00860911"/>
    <w:rsid w:val="00874C7E"/>
    <w:rsid w:val="008B3A3D"/>
    <w:rsid w:val="008E1497"/>
    <w:rsid w:val="008E5532"/>
    <w:rsid w:val="009056E3"/>
    <w:rsid w:val="00910D7E"/>
    <w:rsid w:val="00925371"/>
    <w:rsid w:val="0094465D"/>
    <w:rsid w:val="009474A3"/>
    <w:rsid w:val="00947E43"/>
    <w:rsid w:val="00957499"/>
    <w:rsid w:val="00964678"/>
    <w:rsid w:val="00982040"/>
    <w:rsid w:val="009A41D0"/>
    <w:rsid w:val="009A57BF"/>
    <w:rsid w:val="009C4332"/>
    <w:rsid w:val="009D2F69"/>
    <w:rsid w:val="009E1650"/>
    <w:rsid w:val="00A058F9"/>
    <w:rsid w:val="00A14B2A"/>
    <w:rsid w:val="00A221AF"/>
    <w:rsid w:val="00A31653"/>
    <w:rsid w:val="00A34A1C"/>
    <w:rsid w:val="00A50959"/>
    <w:rsid w:val="00A50B1E"/>
    <w:rsid w:val="00A526B9"/>
    <w:rsid w:val="00A5559C"/>
    <w:rsid w:val="00A80FC9"/>
    <w:rsid w:val="00A8792F"/>
    <w:rsid w:val="00AA7B5A"/>
    <w:rsid w:val="00AD2D56"/>
    <w:rsid w:val="00AE6E5C"/>
    <w:rsid w:val="00AF0B8D"/>
    <w:rsid w:val="00AF3459"/>
    <w:rsid w:val="00B06176"/>
    <w:rsid w:val="00B212CC"/>
    <w:rsid w:val="00B34B4F"/>
    <w:rsid w:val="00B41F7B"/>
    <w:rsid w:val="00B90CB2"/>
    <w:rsid w:val="00BA1E44"/>
    <w:rsid w:val="00BA5B2D"/>
    <w:rsid w:val="00BC0A45"/>
    <w:rsid w:val="00BD06AF"/>
    <w:rsid w:val="00BE359F"/>
    <w:rsid w:val="00C179C0"/>
    <w:rsid w:val="00C5310A"/>
    <w:rsid w:val="00C6149C"/>
    <w:rsid w:val="00C754DC"/>
    <w:rsid w:val="00C7772B"/>
    <w:rsid w:val="00C931C2"/>
    <w:rsid w:val="00C933B9"/>
    <w:rsid w:val="00C93696"/>
    <w:rsid w:val="00C94933"/>
    <w:rsid w:val="00C97F3F"/>
    <w:rsid w:val="00CA242C"/>
    <w:rsid w:val="00CB77F1"/>
    <w:rsid w:val="00CC0693"/>
    <w:rsid w:val="00CC6A59"/>
    <w:rsid w:val="00CF491A"/>
    <w:rsid w:val="00D1151B"/>
    <w:rsid w:val="00D16649"/>
    <w:rsid w:val="00D27312"/>
    <w:rsid w:val="00D30C89"/>
    <w:rsid w:val="00D545D5"/>
    <w:rsid w:val="00DC058B"/>
    <w:rsid w:val="00DD67D8"/>
    <w:rsid w:val="00DE5DBD"/>
    <w:rsid w:val="00DF3206"/>
    <w:rsid w:val="00DF5EDA"/>
    <w:rsid w:val="00E12DEF"/>
    <w:rsid w:val="00E26B6B"/>
    <w:rsid w:val="00E37D42"/>
    <w:rsid w:val="00E44712"/>
    <w:rsid w:val="00E545E7"/>
    <w:rsid w:val="00E92340"/>
    <w:rsid w:val="00EC24A9"/>
    <w:rsid w:val="00EC7CD2"/>
    <w:rsid w:val="00F02521"/>
    <w:rsid w:val="00F02CB6"/>
    <w:rsid w:val="00F32E7D"/>
    <w:rsid w:val="00F5411D"/>
    <w:rsid w:val="00F555B6"/>
    <w:rsid w:val="00F73CE0"/>
    <w:rsid w:val="00F86597"/>
    <w:rsid w:val="00F94CD6"/>
    <w:rsid w:val="00F957A5"/>
    <w:rsid w:val="00FA2B37"/>
    <w:rsid w:val="00FD58BD"/>
    <w:rsid w:val="00FE168C"/>
    <w:rsid w:val="00FE1EEC"/>
    <w:rsid w:val="00FF030A"/>
    <w:rsid w:val="00FF31A0"/>
    <w:rsid w:val="00FF713B"/>
    <w:rsid w:val="02616258"/>
    <w:rsid w:val="04AD0C9D"/>
    <w:rsid w:val="056B30CC"/>
    <w:rsid w:val="05F14E14"/>
    <w:rsid w:val="062F4EA1"/>
    <w:rsid w:val="06F67B0D"/>
    <w:rsid w:val="079E5B05"/>
    <w:rsid w:val="096C10F4"/>
    <w:rsid w:val="09704E22"/>
    <w:rsid w:val="0B3C742F"/>
    <w:rsid w:val="0C345401"/>
    <w:rsid w:val="0C5D3F8E"/>
    <w:rsid w:val="0C975227"/>
    <w:rsid w:val="0E6F4E49"/>
    <w:rsid w:val="0E973299"/>
    <w:rsid w:val="11D861E8"/>
    <w:rsid w:val="13411A3A"/>
    <w:rsid w:val="147044C7"/>
    <w:rsid w:val="14DE1D5E"/>
    <w:rsid w:val="15416C42"/>
    <w:rsid w:val="16DDD9F2"/>
    <w:rsid w:val="17EA096D"/>
    <w:rsid w:val="18746EAE"/>
    <w:rsid w:val="18B02979"/>
    <w:rsid w:val="18CC7DA4"/>
    <w:rsid w:val="1BF71772"/>
    <w:rsid w:val="1C5D258E"/>
    <w:rsid w:val="1D9366C8"/>
    <w:rsid w:val="1DFC0A66"/>
    <w:rsid w:val="1E94348E"/>
    <w:rsid w:val="1FF007D7"/>
    <w:rsid w:val="201D715D"/>
    <w:rsid w:val="20705091"/>
    <w:rsid w:val="209B795B"/>
    <w:rsid w:val="20BD4F1E"/>
    <w:rsid w:val="22293D2F"/>
    <w:rsid w:val="228F48D1"/>
    <w:rsid w:val="231D350D"/>
    <w:rsid w:val="23D931E2"/>
    <w:rsid w:val="23D95335"/>
    <w:rsid w:val="24531744"/>
    <w:rsid w:val="245A5302"/>
    <w:rsid w:val="248960AC"/>
    <w:rsid w:val="24C82A8C"/>
    <w:rsid w:val="25204D43"/>
    <w:rsid w:val="25A0151B"/>
    <w:rsid w:val="262306F1"/>
    <w:rsid w:val="267E6EFD"/>
    <w:rsid w:val="27A54402"/>
    <w:rsid w:val="296D4A32"/>
    <w:rsid w:val="29FB228B"/>
    <w:rsid w:val="2A0F4098"/>
    <w:rsid w:val="2AF200B1"/>
    <w:rsid w:val="2B23582D"/>
    <w:rsid w:val="2BF35C97"/>
    <w:rsid w:val="2C312EDD"/>
    <w:rsid w:val="2D451FB0"/>
    <w:rsid w:val="2DCB1A6F"/>
    <w:rsid w:val="2E365494"/>
    <w:rsid w:val="2FE15984"/>
    <w:rsid w:val="31E060C3"/>
    <w:rsid w:val="32B2290A"/>
    <w:rsid w:val="336A2593"/>
    <w:rsid w:val="34DF1003"/>
    <w:rsid w:val="35B21756"/>
    <w:rsid w:val="35C97FCB"/>
    <w:rsid w:val="35CA07D9"/>
    <w:rsid w:val="36143DF9"/>
    <w:rsid w:val="375E769E"/>
    <w:rsid w:val="37605B28"/>
    <w:rsid w:val="379A454A"/>
    <w:rsid w:val="381A7091"/>
    <w:rsid w:val="38E31684"/>
    <w:rsid w:val="39342227"/>
    <w:rsid w:val="394E09B1"/>
    <w:rsid w:val="3992B0E4"/>
    <w:rsid w:val="3D4B695A"/>
    <w:rsid w:val="3D606F05"/>
    <w:rsid w:val="3FCC0FCF"/>
    <w:rsid w:val="3FD16FC7"/>
    <w:rsid w:val="411D35FC"/>
    <w:rsid w:val="4163143E"/>
    <w:rsid w:val="42487DAC"/>
    <w:rsid w:val="42EF305A"/>
    <w:rsid w:val="436D7FB4"/>
    <w:rsid w:val="447733EE"/>
    <w:rsid w:val="44801914"/>
    <w:rsid w:val="44D719B2"/>
    <w:rsid w:val="45116044"/>
    <w:rsid w:val="45D74514"/>
    <w:rsid w:val="462E7958"/>
    <w:rsid w:val="47640019"/>
    <w:rsid w:val="494E1636"/>
    <w:rsid w:val="4A0A2642"/>
    <w:rsid w:val="4B2B0B52"/>
    <w:rsid w:val="4BB36CFE"/>
    <w:rsid w:val="4BC75DA7"/>
    <w:rsid w:val="4C6C4443"/>
    <w:rsid w:val="4DF274FE"/>
    <w:rsid w:val="4EF6642F"/>
    <w:rsid w:val="50063608"/>
    <w:rsid w:val="5154DEB2"/>
    <w:rsid w:val="52DD6607"/>
    <w:rsid w:val="533A004F"/>
    <w:rsid w:val="571B7CE3"/>
    <w:rsid w:val="58916F42"/>
    <w:rsid w:val="58AE63FA"/>
    <w:rsid w:val="594903D6"/>
    <w:rsid w:val="59567338"/>
    <w:rsid w:val="5ACC9867"/>
    <w:rsid w:val="5CF0F4E5"/>
    <w:rsid w:val="5D2259EE"/>
    <w:rsid w:val="5D4A2ADC"/>
    <w:rsid w:val="5E835C71"/>
    <w:rsid w:val="5ECA3451"/>
    <w:rsid w:val="610012E8"/>
    <w:rsid w:val="61F7444D"/>
    <w:rsid w:val="635E5B02"/>
    <w:rsid w:val="639454C7"/>
    <w:rsid w:val="63E67EC8"/>
    <w:rsid w:val="669E4476"/>
    <w:rsid w:val="66CC30D3"/>
    <w:rsid w:val="689168C7"/>
    <w:rsid w:val="69AC7808"/>
    <w:rsid w:val="6B6744E8"/>
    <w:rsid w:val="6CB62CAE"/>
    <w:rsid w:val="6D87EB12"/>
    <w:rsid w:val="6E8540EA"/>
    <w:rsid w:val="6E910222"/>
    <w:rsid w:val="6F1A0FDC"/>
    <w:rsid w:val="70365394"/>
    <w:rsid w:val="705113F0"/>
    <w:rsid w:val="70727D28"/>
    <w:rsid w:val="71EA0570"/>
    <w:rsid w:val="73470DE3"/>
    <w:rsid w:val="73775B74"/>
    <w:rsid w:val="74315F7E"/>
    <w:rsid w:val="74850A43"/>
    <w:rsid w:val="75111957"/>
    <w:rsid w:val="75A33F8D"/>
    <w:rsid w:val="762859CB"/>
    <w:rsid w:val="774559A8"/>
    <w:rsid w:val="77FE7A86"/>
    <w:rsid w:val="78DB50B6"/>
    <w:rsid w:val="797B3F42"/>
    <w:rsid w:val="7A1A76FC"/>
    <w:rsid w:val="7C38BD1A"/>
    <w:rsid w:val="7D7A1EE6"/>
    <w:rsid w:val="7E6C47A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133998"/>
  <w15:docId w15:val="{A844DCC8-B1A1-4144-B783-148B195AA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qFormat="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lsdException w:name="Medium Shading 2 Accent 6" w:uiPriority="64" w:qFormat="1"/>
    <w:lsdException w:name="Medium List 1 Accent 6" w:uiPriority="65" w:qFormat="1"/>
    <w:lsdException w:name="Medium List 2 Accent 6" w:uiPriority="66" w:qFormat="1"/>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kern w:val="2"/>
      <w:sz w:val="24"/>
      <w:szCs w:val="24"/>
      <w:lang w:val="zh-CN" w:eastAsia="en-US"/>
      <w14:ligatures w14:val="standardContextual"/>
    </w:rPr>
  </w:style>
  <w:style w:type="paragraph" w:styleId="Heading1">
    <w:name w:val="heading 1"/>
    <w:basedOn w:val="Normal"/>
    <w:next w:val="Normal"/>
    <w:link w:val="Heading1Char"/>
    <w:uiPriority w:val="9"/>
    <w:qFormat/>
    <w:pPr>
      <w:keepNext/>
      <w:keepLines/>
      <w:spacing w:before="360"/>
      <w:outlineLvl w:val="0"/>
    </w:pPr>
    <w:rPr>
      <w:rFonts w:ascii="Arial" w:eastAsiaTheme="majorEastAsia" w:hAnsi="Arial" w:cstheme="majorBidi"/>
      <w:bCs/>
      <w:color w:val="000000" w:themeColor="text1"/>
      <w:spacing w:val="20"/>
      <w:szCs w:val="28"/>
    </w:rPr>
  </w:style>
  <w:style w:type="paragraph" w:styleId="Heading2">
    <w:name w:val="heading 2"/>
    <w:basedOn w:val="Normal"/>
    <w:next w:val="Normal"/>
    <w:link w:val="Heading2Char"/>
    <w:qFormat/>
    <w:pPr>
      <w:keepNext/>
      <w:keepLines/>
      <w:spacing w:before="120"/>
      <w:outlineLvl w:val="1"/>
    </w:pPr>
    <w:rPr>
      <w:rFonts w:ascii="Arial" w:eastAsiaTheme="minorEastAsia" w:hAnsi="Arial"/>
      <w:color w:val="000000" w:themeColor="text1"/>
      <w:szCs w:val="36"/>
    </w:rPr>
  </w:style>
  <w:style w:type="paragraph" w:styleId="Heading3">
    <w:name w:val="heading 3"/>
    <w:basedOn w:val="Normal"/>
    <w:next w:val="ListNumber3"/>
    <w:uiPriority w:val="9"/>
    <w:unhideWhenUsed/>
    <w:qFormat/>
    <w:pPr>
      <w:keepNext/>
      <w:spacing w:before="240" w:after="60"/>
      <w:outlineLvl w:val="2"/>
    </w:pPr>
    <w:rPr>
      <w:rFonts w:ascii="Arial" w:eastAsia="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uiPriority w:val="99"/>
    <w:semiHidden/>
    <w:unhideWhenUsed/>
    <w:qFormat/>
    <w:pPr>
      <w:numPr>
        <w:numId w:val="1"/>
      </w:numPr>
    </w:p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Caption">
    <w:name w:val="caption"/>
    <w:basedOn w:val="Normal"/>
    <w:next w:val="Normal"/>
    <w:unhideWhenUsed/>
    <w:qFormat/>
    <w:rPr>
      <w:rFonts w:ascii="Arial" w:eastAsiaTheme="minorEastAsia" w:hAnsi="Arial"/>
      <w:iCs/>
      <w:color w:val="FFFFFF" w:themeColor="background1"/>
      <w14:textFill>
        <w14:noFill/>
      </w14:textFill>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uiPriority w:val="99"/>
    <w:unhideWhenUsed/>
    <w:qFormat/>
    <w:pPr>
      <w:tabs>
        <w:tab w:val="center" w:pos="4153"/>
        <w:tab w:val="right" w:pos="8306"/>
      </w:tabs>
      <w:snapToGrid w:val="0"/>
    </w:pPr>
    <w:rPr>
      <w:sz w:val="18"/>
      <w:szCs w:val="18"/>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ind w:leftChars="200" w:left="200" w:hangingChars="200" w:hanging="20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tabs>
        <w:tab w:val="right" w:leader="dot" w:pos="9182"/>
      </w:tabs>
      <w:spacing w:after="100"/>
      <w:ind w:left="442"/>
    </w:pPr>
  </w:style>
  <w:style w:type="character" w:customStyle="1" w:styleId="Heading1Char">
    <w:name w:val="Heading 1 Char"/>
    <w:link w:val="Heading1"/>
    <w:uiPriority w:val="9"/>
    <w:qFormat/>
    <w:rPr>
      <w:rFonts w:ascii="Arial" w:eastAsiaTheme="majorEastAsia" w:hAnsi="Arial" w:cstheme="majorBidi"/>
      <w:bCs/>
      <w:color w:val="000000" w:themeColor="text1"/>
      <w:spacing w:val="20"/>
      <w:szCs w:val="28"/>
    </w:rPr>
  </w:style>
  <w:style w:type="character" w:customStyle="1" w:styleId="Heading2Char">
    <w:name w:val="Heading 2 Char"/>
    <w:link w:val="Heading2"/>
    <w:rPr>
      <w:rFonts w:ascii="Arial" w:eastAsiaTheme="minorEastAsia" w:hAnsi="Arial"/>
      <w:color w:val="000000" w:themeColor="text1"/>
      <w:szCs w:val="36"/>
    </w:rPr>
  </w:style>
  <w:style w:type="table" w:customStyle="1" w:styleId="TableGridLight1">
    <w:name w:val="Table Grid Light1"/>
    <w:basedOn w:val="TableNormal"/>
    <w:uiPriority w:val="40"/>
    <w:qFormat/>
    <w:rPr>
      <w:rFonts w:eastAsia="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pPr>
      <w:ind w:left="720" w:hanging="288"/>
      <w:contextualSpacing/>
    </w:pPr>
    <w:rPr>
      <w:color w:val="44546A" w:themeColor="text2"/>
    </w:rPr>
  </w:style>
  <w:style w:type="paragraph" w:customStyle="1" w:styleId="Revision1">
    <w:name w:val="Revision1"/>
    <w:hidden/>
    <w:uiPriority w:val="99"/>
    <w:unhideWhenUsed/>
    <w:qFormat/>
    <w:rPr>
      <w:rFonts w:asciiTheme="minorHAnsi" w:eastAsiaTheme="minorHAnsi" w:hAnsiTheme="minorHAnsi" w:cstheme="minorBidi"/>
      <w:kern w:val="2"/>
      <w:sz w:val="24"/>
      <w:szCs w:val="24"/>
      <w:lang w:val="zh-CN" w:eastAsia="en-US"/>
      <w14:ligatures w14:val="standardContextual"/>
    </w:rPr>
  </w:style>
  <w:style w:type="character" w:customStyle="1" w:styleId="CommentTextChar">
    <w:name w:val="Comment Text Char"/>
    <w:basedOn w:val="DefaultParagraphFont"/>
    <w:link w:val="CommentText"/>
    <w:uiPriority w:val="99"/>
    <w:semiHidden/>
    <w:qFormat/>
    <w:rPr>
      <w:rFonts w:asciiTheme="minorHAnsi" w:eastAsiaTheme="minorHAnsi" w:hAnsiTheme="minorHAnsi" w:cstheme="minorBidi"/>
      <w:kern w:val="2"/>
      <w:lang w:val="zh-CN" w:eastAsia="en-US"/>
      <w14:ligatures w14:val="standardContextual"/>
    </w:rPr>
  </w:style>
  <w:style w:type="character" w:customStyle="1" w:styleId="CommentSubjectChar">
    <w:name w:val="Comment Subject Char"/>
    <w:basedOn w:val="CommentTextChar"/>
    <w:link w:val="CommentSubject"/>
    <w:uiPriority w:val="99"/>
    <w:semiHidden/>
    <w:qFormat/>
    <w:rPr>
      <w:rFonts w:asciiTheme="minorHAnsi" w:eastAsiaTheme="minorHAnsi" w:hAnsiTheme="minorHAnsi" w:cstheme="minorBidi"/>
      <w:b/>
      <w:bCs/>
      <w:kern w:val="2"/>
      <w:lang w:val="zh-CN" w:eastAsia="en-US"/>
      <w14:ligatures w14:val="standardContextual"/>
    </w:rPr>
  </w:style>
  <w:style w:type="paragraph" w:customStyle="1" w:styleId="WPSOffice1">
    <w:name w:val="WPSOffice手动目录 1"/>
    <w:qFormat/>
    <w:rPr>
      <w:lang w:eastAsia="en-US"/>
    </w:rPr>
  </w:style>
  <w:style w:type="paragraph" w:customStyle="1" w:styleId="WPSOffice2">
    <w:name w:val="WPSOffice手动目录 2"/>
    <w:qFormat/>
    <w:pPr>
      <w:ind w:leftChars="200" w:left="200"/>
    </w:pPr>
    <w:rPr>
      <w:lang w:eastAsia="en-US"/>
    </w:rPr>
  </w:style>
  <w:style w:type="paragraph" w:customStyle="1" w:styleId="WPSOffice3">
    <w:name w:val="WPSOffice手动目录 3"/>
    <w:qFormat/>
    <w:pPr>
      <w:ind w:leftChars="400" w:left="400"/>
    </w:pPr>
    <w:rPr>
      <w:lang w:eastAsia="en-US"/>
    </w:rPr>
  </w:style>
  <w:style w:type="character" w:customStyle="1" w:styleId="BalloonTextChar">
    <w:name w:val="Balloon Text Char"/>
    <w:basedOn w:val="DefaultParagraphFont"/>
    <w:link w:val="BalloonText"/>
    <w:uiPriority w:val="99"/>
    <w:semiHidden/>
    <w:qFormat/>
    <w:rPr>
      <w:rFonts w:ascii="Segoe UI" w:eastAsiaTheme="minorHAnsi" w:hAnsi="Segoe UI" w:cs="Segoe UI"/>
      <w:kern w:val="2"/>
      <w:sz w:val="18"/>
      <w:szCs w:val="18"/>
      <w:lang w:val="zh-CN" w:eastAsia="en-US"/>
      <w14:ligatures w14:val="standardContextual"/>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kern w:val="2"/>
      <w:lang w:val="zh-CN"/>
      <w14:ligatures w14:val="standardContextual"/>
    </w:rPr>
  </w:style>
  <w:style w:type="paragraph" w:styleId="Revision">
    <w:name w:val="Revision"/>
    <w:hidden/>
    <w:uiPriority w:val="99"/>
    <w:unhideWhenUsed/>
    <w:rsid w:val="00646701"/>
    <w:rPr>
      <w:rFonts w:asciiTheme="minorHAnsi" w:eastAsiaTheme="minorHAnsi" w:hAnsiTheme="minorHAnsi" w:cstheme="minorBidi"/>
      <w:kern w:val="2"/>
      <w:sz w:val="24"/>
      <w:szCs w:val="24"/>
      <w:lang w:val="zh-CN" w:eastAsia="en-US"/>
      <w14:ligatures w14:val="standardContextual"/>
    </w:rPr>
  </w:style>
  <w:style w:type="character" w:customStyle="1" w:styleId="multiwrap">
    <w:name w:val="multiwrap"/>
    <w:basedOn w:val="DefaultParagraphFont"/>
    <w:rsid w:val="00235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jpe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6.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gpp.ppda.go.ug/public/open-data/oc4ids/project-summar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AFIC\DASH%20BOARD\Analysis%20%20-%20contrac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7580555555555601"/>
          <c:y val="4.18569254185693E-2"/>
          <c:w val="0.37752777777777802"/>
          <c:h val="0.754033485540335"/>
        </c:manualLayout>
      </c:layout>
      <c:barChart>
        <c:barDir val="bar"/>
        <c:grouping val="clustered"/>
        <c:varyColors val="0"/>
        <c:ser>
          <c:idx val="0"/>
          <c:order val="0"/>
          <c:tx>
            <c:strRef>
              <c:f>'[Analysis  - contracts.xlsx]Sheet1'!$C$30</c:f>
              <c:strCache>
                <c:ptCount val="1"/>
                <c:pt idx="0">
                  <c:v>Number of Awards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200" b="1" i="0" u="none" strike="noStrike" kern="1200" baseline="0">
                    <a:solidFill>
                      <a:schemeClr val="tx1">
                        <a:lumMod val="75000"/>
                        <a:lumOff val="2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  - contracts.xlsx]Sheet1'!$B$31:$B$35</c:f>
              <c:strCache>
                <c:ptCount val="5"/>
                <c:pt idx="0">
                  <c:v>Open Domestic Bidding</c:v>
                </c:pt>
                <c:pt idx="1">
                  <c:v>Selective National Bidding</c:v>
                </c:pt>
                <c:pt idx="2">
                  <c:v>Request for Quotations/Proposals (RFQ/P)</c:v>
                </c:pt>
                <c:pt idx="3">
                  <c:v>Restricted Domestic Bidding (RDB)</c:v>
                </c:pt>
                <c:pt idx="4">
                  <c:v>Open International Bidding(OIB)</c:v>
                </c:pt>
              </c:strCache>
            </c:strRef>
          </c:cat>
          <c:val>
            <c:numRef>
              <c:f>'[Analysis  - contracts.xlsx]Sheet1'!$C$31:$C$35</c:f>
            </c:numRef>
          </c:val>
          <c:extLst>
            <c:ext xmlns:c16="http://schemas.microsoft.com/office/drawing/2014/chart" uri="{C3380CC4-5D6E-409C-BE32-E72D297353CC}">
              <c16:uniqueId val="{00000000-4E9C-1F4A-8F22-92A221FB1453}"/>
            </c:ext>
          </c:extLst>
        </c:ser>
        <c:ser>
          <c:idx val="1"/>
          <c:order val="1"/>
          <c:tx>
            <c:strRef>
              <c:f>'[Analysis  - contracts.xlsx]Sheet1'!$D$30</c:f>
              <c:strCache>
                <c:ptCount val="1"/>
                <c:pt idx="0">
                  <c:v>Percent of Awards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200" b="1" i="0" u="none" strike="noStrike" kern="1200" baseline="0">
                    <a:solidFill>
                      <a:schemeClr val="tx1">
                        <a:lumMod val="75000"/>
                        <a:lumOff val="2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  - contracts.xlsx]Sheet1'!$B$31:$B$35</c:f>
              <c:strCache>
                <c:ptCount val="5"/>
                <c:pt idx="0">
                  <c:v>Open Domestic Bidding</c:v>
                </c:pt>
                <c:pt idx="1">
                  <c:v>Selective National Bidding</c:v>
                </c:pt>
                <c:pt idx="2">
                  <c:v>Request for Quotations/Proposals (RFQ/P)</c:v>
                </c:pt>
                <c:pt idx="3">
                  <c:v>Restricted Domestic Bidding (RDB)</c:v>
                </c:pt>
                <c:pt idx="4">
                  <c:v>Open International Bidding(OIB)</c:v>
                </c:pt>
              </c:strCache>
            </c:strRef>
          </c:cat>
          <c:val>
            <c:numRef>
              <c:f>'[Analysis  - contracts.xlsx]Sheet1'!$D$31:$D$35</c:f>
              <c:numCache>
                <c:formatCode>0%</c:formatCode>
                <c:ptCount val="5"/>
                <c:pt idx="0">
                  <c:v>0.74580000000000002</c:v>
                </c:pt>
                <c:pt idx="1">
                  <c:v>7.6300000000000007E-2</c:v>
                </c:pt>
                <c:pt idx="2">
                  <c:v>7.6300000000000007E-2</c:v>
                </c:pt>
                <c:pt idx="3">
                  <c:v>4.24E-2</c:v>
                </c:pt>
                <c:pt idx="4">
                  <c:v>3.39E-2</c:v>
                </c:pt>
              </c:numCache>
            </c:numRef>
          </c:val>
          <c:extLst>
            <c:ext xmlns:c16="http://schemas.microsoft.com/office/drawing/2014/chart" uri="{C3380CC4-5D6E-409C-BE32-E72D297353CC}">
              <c16:uniqueId val="{00000001-4E9C-1F4A-8F22-92A221FB1453}"/>
            </c:ext>
          </c:extLst>
        </c:ser>
        <c:dLbls>
          <c:showLegendKey val="0"/>
          <c:showVal val="1"/>
          <c:showCatName val="0"/>
          <c:showSerName val="0"/>
          <c:showPercent val="0"/>
          <c:showBubbleSize val="0"/>
        </c:dLbls>
        <c:gapWidth val="182"/>
        <c:axId val="384738544"/>
        <c:axId val="384737368"/>
      </c:barChart>
      <c:catAx>
        <c:axId val="384738544"/>
        <c:scaling>
          <c:orientation val="minMax"/>
        </c:scaling>
        <c:delete val="0"/>
        <c:axPos val="l"/>
        <c:title>
          <c:tx>
            <c:rich>
              <a:bodyPr rot="-5400000" spcFirstLastPara="0" vertOverflow="ellipsis" vert="horz" wrap="square" anchor="ctr" anchorCtr="1"/>
              <a:lstStyle/>
              <a:p>
                <a:pPr defTabSz="914400">
                  <a:defRPr lang="en-US" sz="1200" b="1"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GB" sz="1200" b="1">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Procurement method</a:t>
                </a:r>
              </a:p>
            </c:rich>
          </c:tx>
          <c:overlay val="0"/>
          <c:spPr>
            <a:noFill/>
            <a:ln>
              <a:noFill/>
            </a:ln>
            <a:effectLst/>
          </c:spPr>
          <c:txPr>
            <a:bodyPr rot="-5400000" spcFirstLastPara="0" vertOverflow="ellipsis" vert="horz" wrap="square" anchor="ctr" anchorCtr="1"/>
            <a:lstStyle/>
            <a:p>
              <a:pPr defTabSz="914400">
                <a:defRPr lang="en-US" sz="1200" b="1"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G"/>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200" b="1"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G"/>
          </a:p>
        </c:txPr>
        <c:crossAx val="384737368"/>
        <c:crosses val="autoZero"/>
        <c:auto val="1"/>
        <c:lblAlgn val="ctr"/>
        <c:lblOffset val="100"/>
        <c:noMultiLvlLbl val="0"/>
      </c:catAx>
      <c:valAx>
        <c:axId val="384737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en-US" sz="1200" b="1"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GB" sz="1200" b="1">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 Awards </a:t>
                </a:r>
              </a:p>
            </c:rich>
          </c:tx>
          <c:overlay val="0"/>
          <c:spPr>
            <a:noFill/>
            <a:ln>
              <a:noFill/>
            </a:ln>
            <a:effectLst/>
          </c:spPr>
          <c:txPr>
            <a:bodyPr rot="0" spcFirstLastPara="0" vertOverflow="ellipsis" vert="horz" wrap="square" anchor="ctr" anchorCtr="1"/>
            <a:lstStyle/>
            <a:p>
              <a:pPr defTabSz="914400">
                <a:defRPr lang="en-US" sz="1200" b="1"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G"/>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en-US" sz="1200" b="1"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G"/>
          </a:p>
        </c:txPr>
        <c:crossAx val="384738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200" b="1">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D4095BE-2EBD-4053-BC21-2FC1CE755C4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7745</Words>
  <Characters>44150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51792</CharactersWithSpaces>
  <SharedDoc>false</SharedDoc>
  <HLinks>
    <vt:vector size="216" baseType="variant">
      <vt:variant>
        <vt:i4>1769525</vt:i4>
      </vt:variant>
      <vt:variant>
        <vt:i4>218</vt:i4>
      </vt:variant>
      <vt:variant>
        <vt:i4>0</vt:i4>
      </vt:variant>
      <vt:variant>
        <vt:i4>5</vt:i4>
      </vt:variant>
      <vt:variant>
        <vt:lpwstr/>
      </vt:variant>
      <vt:variant>
        <vt:lpwstr>_Toc4418</vt:lpwstr>
      </vt:variant>
      <vt:variant>
        <vt:i4>1835059</vt:i4>
      </vt:variant>
      <vt:variant>
        <vt:i4>212</vt:i4>
      </vt:variant>
      <vt:variant>
        <vt:i4>0</vt:i4>
      </vt:variant>
      <vt:variant>
        <vt:i4>5</vt:i4>
      </vt:variant>
      <vt:variant>
        <vt:lpwstr/>
      </vt:variant>
      <vt:variant>
        <vt:lpwstr>_Toc29128</vt:lpwstr>
      </vt:variant>
      <vt:variant>
        <vt:i4>1441840</vt:i4>
      </vt:variant>
      <vt:variant>
        <vt:i4>206</vt:i4>
      </vt:variant>
      <vt:variant>
        <vt:i4>0</vt:i4>
      </vt:variant>
      <vt:variant>
        <vt:i4>5</vt:i4>
      </vt:variant>
      <vt:variant>
        <vt:lpwstr/>
      </vt:variant>
      <vt:variant>
        <vt:lpwstr>_Toc12131</vt:lpwstr>
      </vt:variant>
      <vt:variant>
        <vt:i4>1507383</vt:i4>
      </vt:variant>
      <vt:variant>
        <vt:i4>200</vt:i4>
      </vt:variant>
      <vt:variant>
        <vt:i4>0</vt:i4>
      </vt:variant>
      <vt:variant>
        <vt:i4>5</vt:i4>
      </vt:variant>
      <vt:variant>
        <vt:lpwstr/>
      </vt:variant>
      <vt:variant>
        <vt:lpwstr>_Toc11619</vt:lpwstr>
      </vt:variant>
      <vt:variant>
        <vt:i4>1179699</vt:i4>
      </vt:variant>
      <vt:variant>
        <vt:i4>191</vt:i4>
      </vt:variant>
      <vt:variant>
        <vt:i4>0</vt:i4>
      </vt:variant>
      <vt:variant>
        <vt:i4>5</vt:i4>
      </vt:variant>
      <vt:variant>
        <vt:lpwstr/>
      </vt:variant>
      <vt:variant>
        <vt:lpwstr>_Toc30052</vt:lpwstr>
      </vt:variant>
      <vt:variant>
        <vt:i4>1376305</vt:i4>
      </vt:variant>
      <vt:variant>
        <vt:i4>185</vt:i4>
      </vt:variant>
      <vt:variant>
        <vt:i4>0</vt:i4>
      </vt:variant>
      <vt:variant>
        <vt:i4>5</vt:i4>
      </vt:variant>
      <vt:variant>
        <vt:lpwstr/>
      </vt:variant>
      <vt:variant>
        <vt:lpwstr>_Toc2133</vt:lpwstr>
      </vt:variant>
      <vt:variant>
        <vt:i4>1703990</vt:i4>
      </vt:variant>
      <vt:variant>
        <vt:i4>179</vt:i4>
      </vt:variant>
      <vt:variant>
        <vt:i4>0</vt:i4>
      </vt:variant>
      <vt:variant>
        <vt:i4>5</vt:i4>
      </vt:variant>
      <vt:variant>
        <vt:lpwstr/>
      </vt:variant>
      <vt:variant>
        <vt:lpwstr>_Toc24491</vt:lpwstr>
      </vt:variant>
      <vt:variant>
        <vt:i4>1441843</vt:i4>
      </vt:variant>
      <vt:variant>
        <vt:i4>173</vt:i4>
      </vt:variant>
      <vt:variant>
        <vt:i4>0</vt:i4>
      </vt:variant>
      <vt:variant>
        <vt:i4>5</vt:i4>
      </vt:variant>
      <vt:variant>
        <vt:lpwstr/>
      </vt:variant>
      <vt:variant>
        <vt:lpwstr>_Toc13223</vt:lpwstr>
      </vt:variant>
      <vt:variant>
        <vt:i4>1048626</vt:i4>
      </vt:variant>
      <vt:variant>
        <vt:i4>167</vt:i4>
      </vt:variant>
      <vt:variant>
        <vt:i4>0</vt:i4>
      </vt:variant>
      <vt:variant>
        <vt:i4>5</vt:i4>
      </vt:variant>
      <vt:variant>
        <vt:lpwstr/>
      </vt:variant>
      <vt:variant>
        <vt:lpwstr>_Toc32154</vt:lpwstr>
      </vt:variant>
      <vt:variant>
        <vt:i4>1769524</vt:i4>
      </vt:variant>
      <vt:variant>
        <vt:i4>161</vt:i4>
      </vt:variant>
      <vt:variant>
        <vt:i4>0</vt:i4>
      </vt:variant>
      <vt:variant>
        <vt:i4>5</vt:i4>
      </vt:variant>
      <vt:variant>
        <vt:lpwstr/>
      </vt:variant>
      <vt:variant>
        <vt:lpwstr>_Toc29653</vt:lpwstr>
      </vt:variant>
      <vt:variant>
        <vt:i4>1179707</vt:i4>
      </vt:variant>
      <vt:variant>
        <vt:i4>155</vt:i4>
      </vt:variant>
      <vt:variant>
        <vt:i4>0</vt:i4>
      </vt:variant>
      <vt:variant>
        <vt:i4>5</vt:i4>
      </vt:variant>
      <vt:variant>
        <vt:lpwstr/>
      </vt:variant>
      <vt:variant>
        <vt:lpwstr>_Toc24911</vt:lpwstr>
      </vt:variant>
      <vt:variant>
        <vt:i4>1703987</vt:i4>
      </vt:variant>
      <vt:variant>
        <vt:i4>146</vt:i4>
      </vt:variant>
      <vt:variant>
        <vt:i4>0</vt:i4>
      </vt:variant>
      <vt:variant>
        <vt:i4>5</vt:i4>
      </vt:variant>
      <vt:variant>
        <vt:lpwstr/>
      </vt:variant>
      <vt:variant>
        <vt:lpwstr>_Toc4875</vt:lpwstr>
      </vt:variant>
      <vt:variant>
        <vt:i4>1048635</vt:i4>
      </vt:variant>
      <vt:variant>
        <vt:i4>140</vt:i4>
      </vt:variant>
      <vt:variant>
        <vt:i4>0</vt:i4>
      </vt:variant>
      <vt:variant>
        <vt:i4>5</vt:i4>
      </vt:variant>
      <vt:variant>
        <vt:lpwstr/>
      </vt:variant>
      <vt:variant>
        <vt:lpwstr>_Toc27909</vt:lpwstr>
      </vt:variant>
      <vt:variant>
        <vt:i4>1245246</vt:i4>
      </vt:variant>
      <vt:variant>
        <vt:i4>134</vt:i4>
      </vt:variant>
      <vt:variant>
        <vt:i4>0</vt:i4>
      </vt:variant>
      <vt:variant>
        <vt:i4>5</vt:i4>
      </vt:variant>
      <vt:variant>
        <vt:lpwstr/>
      </vt:variant>
      <vt:variant>
        <vt:lpwstr>_Toc7296</vt:lpwstr>
      </vt:variant>
      <vt:variant>
        <vt:i4>1114160</vt:i4>
      </vt:variant>
      <vt:variant>
        <vt:i4>128</vt:i4>
      </vt:variant>
      <vt:variant>
        <vt:i4>0</vt:i4>
      </vt:variant>
      <vt:variant>
        <vt:i4>5</vt:i4>
      </vt:variant>
      <vt:variant>
        <vt:lpwstr/>
      </vt:variant>
      <vt:variant>
        <vt:lpwstr>_Toc15138</vt:lpwstr>
      </vt:variant>
      <vt:variant>
        <vt:i4>1114175</vt:i4>
      </vt:variant>
      <vt:variant>
        <vt:i4>122</vt:i4>
      </vt:variant>
      <vt:variant>
        <vt:i4>0</vt:i4>
      </vt:variant>
      <vt:variant>
        <vt:i4>5</vt:i4>
      </vt:variant>
      <vt:variant>
        <vt:lpwstr/>
      </vt:variant>
      <vt:variant>
        <vt:lpwstr>_Toc9066</vt:lpwstr>
      </vt:variant>
      <vt:variant>
        <vt:i4>1245236</vt:i4>
      </vt:variant>
      <vt:variant>
        <vt:i4>116</vt:i4>
      </vt:variant>
      <vt:variant>
        <vt:i4>0</vt:i4>
      </vt:variant>
      <vt:variant>
        <vt:i4>5</vt:i4>
      </vt:variant>
      <vt:variant>
        <vt:lpwstr/>
      </vt:variant>
      <vt:variant>
        <vt:lpwstr>_Toc17535</vt:lpwstr>
      </vt:variant>
      <vt:variant>
        <vt:i4>1376315</vt:i4>
      </vt:variant>
      <vt:variant>
        <vt:i4>110</vt:i4>
      </vt:variant>
      <vt:variant>
        <vt:i4>0</vt:i4>
      </vt:variant>
      <vt:variant>
        <vt:i4>5</vt:i4>
      </vt:variant>
      <vt:variant>
        <vt:lpwstr/>
      </vt:variant>
      <vt:variant>
        <vt:lpwstr>_Toc25970</vt:lpwstr>
      </vt:variant>
      <vt:variant>
        <vt:i4>2031667</vt:i4>
      </vt:variant>
      <vt:variant>
        <vt:i4>104</vt:i4>
      </vt:variant>
      <vt:variant>
        <vt:i4>0</vt:i4>
      </vt:variant>
      <vt:variant>
        <vt:i4>5</vt:i4>
      </vt:variant>
      <vt:variant>
        <vt:lpwstr/>
      </vt:variant>
      <vt:variant>
        <vt:lpwstr>_Toc7048</vt:lpwstr>
      </vt:variant>
      <vt:variant>
        <vt:i4>1310770</vt:i4>
      </vt:variant>
      <vt:variant>
        <vt:i4>98</vt:i4>
      </vt:variant>
      <vt:variant>
        <vt:i4>0</vt:i4>
      </vt:variant>
      <vt:variant>
        <vt:i4>5</vt:i4>
      </vt:variant>
      <vt:variant>
        <vt:lpwstr/>
      </vt:variant>
      <vt:variant>
        <vt:lpwstr>_Toc21024</vt:lpwstr>
      </vt:variant>
      <vt:variant>
        <vt:i4>2031671</vt:i4>
      </vt:variant>
      <vt:variant>
        <vt:i4>92</vt:i4>
      </vt:variant>
      <vt:variant>
        <vt:i4>0</vt:i4>
      </vt:variant>
      <vt:variant>
        <vt:i4>5</vt:i4>
      </vt:variant>
      <vt:variant>
        <vt:lpwstr/>
      </vt:variant>
      <vt:variant>
        <vt:lpwstr>_Toc3941</vt:lpwstr>
      </vt:variant>
      <vt:variant>
        <vt:i4>1507379</vt:i4>
      </vt:variant>
      <vt:variant>
        <vt:i4>86</vt:i4>
      </vt:variant>
      <vt:variant>
        <vt:i4>0</vt:i4>
      </vt:variant>
      <vt:variant>
        <vt:i4>5</vt:i4>
      </vt:variant>
      <vt:variant>
        <vt:lpwstr/>
      </vt:variant>
      <vt:variant>
        <vt:lpwstr>_Toc20101</vt:lpwstr>
      </vt:variant>
      <vt:variant>
        <vt:i4>1900597</vt:i4>
      </vt:variant>
      <vt:variant>
        <vt:i4>80</vt:i4>
      </vt:variant>
      <vt:variant>
        <vt:i4>0</vt:i4>
      </vt:variant>
      <vt:variant>
        <vt:i4>5</vt:i4>
      </vt:variant>
      <vt:variant>
        <vt:lpwstr/>
      </vt:variant>
      <vt:variant>
        <vt:lpwstr>_Toc19434</vt:lpwstr>
      </vt:variant>
      <vt:variant>
        <vt:i4>1441842</vt:i4>
      </vt:variant>
      <vt:variant>
        <vt:i4>74</vt:i4>
      </vt:variant>
      <vt:variant>
        <vt:i4>0</vt:i4>
      </vt:variant>
      <vt:variant>
        <vt:i4>5</vt:i4>
      </vt:variant>
      <vt:variant>
        <vt:lpwstr/>
      </vt:variant>
      <vt:variant>
        <vt:lpwstr>_Toc28090</vt:lpwstr>
      </vt:variant>
      <vt:variant>
        <vt:i4>1507381</vt:i4>
      </vt:variant>
      <vt:variant>
        <vt:i4>68</vt:i4>
      </vt:variant>
      <vt:variant>
        <vt:i4>0</vt:i4>
      </vt:variant>
      <vt:variant>
        <vt:i4>5</vt:i4>
      </vt:variant>
      <vt:variant>
        <vt:lpwstr/>
      </vt:variant>
      <vt:variant>
        <vt:lpwstr>_Toc5101</vt:lpwstr>
      </vt:variant>
      <vt:variant>
        <vt:i4>1441850</vt:i4>
      </vt:variant>
      <vt:variant>
        <vt:i4>62</vt:i4>
      </vt:variant>
      <vt:variant>
        <vt:i4>0</vt:i4>
      </vt:variant>
      <vt:variant>
        <vt:i4>5</vt:i4>
      </vt:variant>
      <vt:variant>
        <vt:lpwstr/>
      </vt:variant>
      <vt:variant>
        <vt:lpwstr>_Toc31904</vt:lpwstr>
      </vt:variant>
      <vt:variant>
        <vt:i4>1572919</vt:i4>
      </vt:variant>
      <vt:variant>
        <vt:i4>56</vt:i4>
      </vt:variant>
      <vt:variant>
        <vt:i4>0</vt:i4>
      </vt:variant>
      <vt:variant>
        <vt:i4>5</vt:i4>
      </vt:variant>
      <vt:variant>
        <vt:lpwstr/>
      </vt:variant>
      <vt:variant>
        <vt:lpwstr>_Toc16691</vt:lpwstr>
      </vt:variant>
      <vt:variant>
        <vt:i4>1441840</vt:i4>
      </vt:variant>
      <vt:variant>
        <vt:i4>50</vt:i4>
      </vt:variant>
      <vt:variant>
        <vt:i4>0</vt:i4>
      </vt:variant>
      <vt:variant>
        <vt:i4>5</vt:i4>
      </vt:variant>
      <vt:variant>
        <vt:lpwstr/>
      </vt:variant>
      <vt:variant>
        <vt:lpwstr>_Toc29282</vt:lpwstr>
      </vt:variant>
      <vt:variant>
        <vt:i4>1966131</vt:i4>
      </vt:variant>
      <vt:variant>
        <vt:i4>44</vt:i4>
      </vt:variant>
      <vt:variant>
        <vt:i4>0</vt:i4>
      </vt:variant>
      <vt:variant>
        <vt:i4>5</vt:i4>
      </vt:variant>
      <vt:variant>
        <vt:lpwstr/>
      </vt:variant>
      <vt:variant>
        <vt:lpwstr>_Toc31085</vt:lpwstr>
      </vt:variant>
      <vt:variant>
        <vt:i4>1376308</vt:i4>
      </vt:variant>
      <vt:variant>
        <vt:i4>38</vt:i4>
      </vt:variant>
      <vt:variant>
        <vt:i4>0</vt:i4>
      </vt:variant>
      <vt:variant>
        <vt:i4>5</vt:i4>
      </vt:variant>
      <vt:variant>
        <vt:lpwstr/>
      </vt:variant>
      <vt:variant>
        <vt:lpwstr>_Toc16546</vt:lpwstr>
      </vt:variant>
      <vt:variant>
        <vt:i4>1507385</vt:i4>
      </vt:variant>
      <vt:variant>
        <vt:i4>32</vt:i4>
      </vt:variant>
      <vt:variant>
        <vt:i4>0</vt:i4>
      </vt:variant>
      <vt:variant>
        <vt:i4>5</vt:i4>
      </vt:variant>
      <vt:variant>
        <vt:lpwstr/>
      </vt:variant>
      <vt:variant>
        <vt:lpwstr>_Toc14847</vt:lpwstr>
      </vt:variant>
      <vt:variant>
        <vt:i4>2031666</vt:i4>
      </vt:variant>
      <vt:variant>
        <vt:i4>26</vt:i4>
      </vt:variant>
      <vt:variant>
        <vt:i4>0</vt:i4>
      </vt:variant>
      <vt:variant>
        <vt:i4>5</vt:i4>
      </vt:variant>
      <vt:variant>
        <vt:lpwstr/>
      </vt:variant>
      <vt:variant>
        <vt:lpwstr>_Toc28001</vt:lpwstr>
      </vt:variant>
      <vt:variant>
        <vt:i4>1835059</vt:i4>
      </vt:variant>
      <vt:variant>
        <vt:i4>20</vt:i4>
      </vt:variant>
      <vt:variant>
        <vt:i4>0</vt:i4>
      </vt:variant>
      <vt:variant>
        <vt:i4>5</vt:i4>
      </vt:variant>
      <vt:variant>
        <vt:lpwstr/>
      </vt:variant>
      <vt:variant>
        <vt:lpwstr>_Toc3209</vt:lpwstr>
      </vt:variant>
      <vt:variant>
        <vt:i4>1245243</vt:i4>
      </vt:variant>
      <vt:variant>
        <vt:i4>14</vt:i4>
      </vt:variant>
      <vt:variant>
        <vt:i4>0</vt:i4>
      </vt:variant>
      <vt:variant>
        <vt:i4>5</vt:i4>
      </vt:variant>
      <vt:variant>
        <vt:lpwstr/>
      </vt:variant>
      <vt:variant>
        <vt:lpwstr>_Toc9723</vt:lpwstr>
      </vt:variant>
      <vt:variant>
        <vt:i4>1507381</vt:i4>
      </vt:variant>
      <vt:variant>
        <vt:i4>8</vt:i4>
      </vt:variant>
      <vt:variant>
        <vt:i4>0</vt:i4>
      </vt:variant>
      <vt:variant>
        <vt:i4>5</vt:i4>
      </vt:variant>
      <vt:variant>
        <vt:lpwstr/>
      </vt:variant>
      <vt:variant>
        <vt:lpwstr>_Toc29797</vt:lpwstr>
      </vt:variant>
      <vt:variant>
        <vt:i4>1507378</vt:i4>
      </vt:variant>
      <vt:variant>
        <vt:i4>2</vt:i4>
      </vt:variant>
      <vt:variant>
        <vt:i4>0</vt:i4>
      </vt:variant>
      <vt:variant>
        <vt:i4>5</vt:i4>
      </vt:variant>
      <vt:variant>
        <vt:lpwstr/>
      </vt:variant>
      <vt:variant>
        <vt:lpwstr>_Toc26067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Cengkuru Michael</dc:creator>
  <cp:lastModifiedBy>Cengkuru Michael</cp:lastModifiedBy>
  <cp:revision>2</cp:revision>
  <dcterms:created xsi:type="dcterms:W3CDTF">2023-06-27T06:05:00Z</dcterms:created>
  <dcterms:modified xsi:type="dcterms:W3CDTF">2023-06-27T06:05:00Z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572ED3302AA94E26897DA1A3A283F0CF</vt:lpwstr>
  </property>
</Properties>
</file>